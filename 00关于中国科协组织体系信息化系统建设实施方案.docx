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6F44A">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color w:val="000000"/>
          <w:kern w:val="0"/>
          <w:sz w:val="44"/>
          <w:szCs w:val="44"/>
        </w:rPr>
      </w:pPr>
      <w:bookmarkStart w:id="0" w:name="OLE_LINK9"/>
      <w:bookmarkStart w:id="1" w:name="OLE_LINK14"/>
      <w:r>
        <w:rPr>
          <w:rFonts w:hint="default" w:ascii="Times New Roman" w:hAnsi="Times New Roman" w:eastAsia="小标宋" w:cs="Times New Roman"/>
          <w:color w:val="000000"/>
          <w:kern w:val="0"/>
          <w:sz w:val="44"/>
          <w:szCs w:val="44"/>
        </w:rPr>
        <w:t>关于</w:t>
      </w:r>
      <w:bookmarkEnd w:id="0"/>
      <w:r>
        <w:rPr>
          <w:rFonts w:hint="default" w:ascii="Times New Roman" w:hAnsi="Times New Roman" w:eastAsia="小标宋" w:cs="Times New Roman"/>
          <w:color w:val="000000"/>
          <w:kern w:val="0"/>
          <w:sz w:val="44"/>
          <w:szCs w:val="44"/>
        </w:rPr>
        <w:t>中国科协组织体系信息化系统</w:t>
      </w:r>
    </w:p>
    <w:p w14:paraId="2E61244A">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color w:val="000000"/>
          <w:kern w:val="0"/>
          <w:sz w:val="44"/>
          <w:szCs w:val="44"/>
        </w:rPr>
      </w:pPr>
      <w:r>
        <w:rPr>
          <w:rFonts w:hint="default" w:ascii="Times New Roman" w:hAnsi="Times New Roman" w:eastAsia="小标宋" w:cs="Times New Roman"/>
          <w:color w:val="000000"/>
          <w:kern w:val="0"/>
          <w:sz w:val="44"/>
          <w:szCs w:val="44"/>
        </w:rPr>
        <w:t>建设实施方案</w:t>
      </w:r>
    </w:p>
    <w:bookmarkEnd w:id="1"/>
    <w:p w14:paraId="5D12E1E0">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楷体_GB2312" w:cs="Times New Roman"/>
          <w:sz w:val="32"/>
          <w:szCs w:val="32"/>
        </w:rPr>
      </w:pPr>
      <w:bookmarkStart w:id="2" w:name="OLE_LINK3"/>
      <w:r>
        <w:rPr>
          <w:rFonts w:hint="default" w:ascii="Times New Roman" w:hAnsi="Times New Roman" w:eastAsia="楷体_GB2312" w:cs="Times New Roman"/>
          <w:sz w:val="32"/>
          <w:szCs w:val="32"/>
        </w:rPr>
        <w:t>网信办</w:t>
      </w:r>
    </w:p>
    <w:bookmarkEnd w:id="2"/>
    <w:p w14:paraId="3E0803B6">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sz w:val="32"/>
          <w:szCs w:val="32"/>
        </w:rPr>
      </w:pPr>
      <w:r>
        <w:rPr>
          <w:rFonts w:hint="default" w:ascii="Times New Roman" w:hAnsi="Times New Roman" w:eastAsia="楷体_GB2312" w:cs="Times New Roman"/>
          <w:sz w:val="32"/>
          <w:szCs w:val="32"/>
        </w:rPr>
        <w:t>（2026年3月）</w:t>
      </w:r>
    </w:p>
    <w:p w14:paraId="36A8460E">
      <w:pPr>
        <w:snapToGrid w:val="0"/>
        <w:spacing w:line="560" w:lineRule="exact"/>
        <w:jc w:val="center"/>
        <w:rPr>
          <w:rFonts w:ascii="楷体_GB2312" w:hAnsi="楷体_GB2312" w:eastAsia="楷体_GB2312" w:cs="楷体_GB2312"/>
        </w:rPr>
      </w:pPr>
    </w:p>
    <w:p w14:paraId="709462DF">
      <w:pPr>
        <w:keepNext w:val="0"/>
        <w:keepLines w:val="0"/>
        <w:pageBreakBefore w:val="0"/>
        <w:widowControl/>
        <w:kinsoku/>
        <w:wordWrap/>
        <w:overflowPunct/>
        <w:topLinePunct w:val="0"/>
        <w:autoSpaceDE/>
        <w:autoSpaceDN/>
        <w:bidi w:val="0"/>
        <w:adjustRightInd/>
        <w:snapToGrid/>
        <w:spacing w:line="580" w:lineRule="exact"/>
        <w:ind w:firstLine="640" w:firstLineChars="200"/>
        <w:textAlignment w:val="auto"/>
        <w:rPr>
          <w:rFonts w:hint="eastAsia" w:ascii="仿宋_GB2312" w:hAnsi="Arial" w:eastAsia="仿宋_GB2312" w:cs="Arial"/>
          <w:color w:val="000000"/>
          <w:kern w:val="0"/>
          <w:sz w:val="32"/>
          <w:szCs w:val="32"/>
        </w:rPr>
      </w:pPr>
      <w:r>
        <w:rPr>
          <w:rFonts w:hint="eastAsia" w:ascii="仿宋_GB2312" w:hAnsi="Arial" w:eastAsia="仿宋_GB2312" w:cs="Arial"/>
          <w:color w:val="000000"/>
          <w:kern w:val="0"/>
          <w:sz w:val="32"/>
          <w:szCs w:val="32"/>
        </w:rPr>
        <w:t>为贯彻落实中国科协2026年度工作会会议精神，顺利完成《中国科协2026年</w:t>
      </w:r>
      <w:r>
        <w:rPr>
          <w:rFonts w:hint="eastAsia" w:ascii="仿宋_GB2312" w:hAnsi="Arial" w:eastAsia="仿宋_GB2312" w:cs="Arial"/>
          <w:color w:val="000000"/>
          <w:kern w:val="0"/>
          <w:sz w:val="32"/>
          <w:szCs w:val="32"/>
          <w:lang w:eastAsia="zh-CN"/>
        </w:rPr>
        <w:t>工作要点</w:t>
      </w:r>
      <w:r>
        <w:rPr>
          <w:rFonts w:hint="eastAsia" w:ascii="仿宋_GB2312" w:hAnsi="Arial" w:eastAsia="仿宋_GB2312" w:cs="Arial"/>
          <w:color w:val="000000"/>
          <w:kern w:val="0"/>
          <w:sz w:val="32"/>
          <w:szCs w:val="32"/>
        </w:rPr>
        <w:t>》提出的“完善‘智慧科协’平台，有序推进省市县三级科协领导机构人员信息系统和三级学会会员库建设”任务，推动“智慧科协”组织服务有效覆盖，有力支撑科技工作者高质量学术交互社群、学术会议、期刊集群、科协组织OA等服务功能，特制定本工作方案。</w:t>
      </w:r>
    </w:p>
    <w:p w14:paraId="07A1F269">
      <w:pPr>
        <w:widowControl/>
        <w:spacing w:line="580" w:lineRule="exact"/>
        <w:ind w:firstLine="640" w:firstLineChars="200"/>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一、工作目标</w:t>
      </w:r>
    </w:p>
    <w:p w14:paraId="6ADD611C">
      <w:pPr>
        <w:keepNext w:val="0"/>
        <w:keepLines w:val="0"/>
        <w:pageBreakBefore w:val="0"/>
        <w:widowControl/>
        <w:kinsoku/>
        <w:wordWrap/>
        <w:overflowPunct/>
        <w:topLinePunct w:val="0"/>
        <w:autoSpaceDE/>
        <w:autoSpaceDN/>
        <w:bidi w:val="0"/>
        <w:adjustRightInd/>
        <w:snapToGrid/>
        <w:spacing w:line="580" w:lineRule="exact"/>
        <w:ind w:firstLine="640" w:firstLineChars="200"/>
        <w:textAlignment w:val="auto"/>
        <w:rPr>
          <w:rFonts w:hint="eastAsia" w:ascii="仿宋_GB2312" w:hAnsi="Arial" w:eastAsia="仿宋_GB2312" w:cs="Arial"/>
          <w:color w:val="000000"/>
          <w:kern w:val="0"/>
          <w:sz w:val="32"/>
          <w:szCs w:val="32"/>
        </w:rPr>
      </w:pPr>
      <w:r>
        <w:rPr>
          <w:rFonts w:hint="eastAsia" w:ascii="仿宋_GB2312" w:hAnsi="Arial" w:eastAsia="仿宋_GB2312" w:cs="Arial"/>
          <w:color w:val="000000"/>
          <w:kern w:val="0"/>
          <w:sz w:val="32"/>
          <w:szCs w:val="32"/>
        </w:rPr>
        <w:t>坚持统筹规划、分步实施、分级管理、应用赋能的原则，依托组织人事部建设的代表委员场景和科技创新部建设的学会会员管理场景，以全国学会和地方科协组织为</w:t>
      </w:r>
      <w:r>
        <w:rPr>
          <w:rFonts w:hint="eastAsia" w:ascii="仿宋_GB2312" w:hAnsi="Arial" w:eastAsia="仿宋_GB2312" w:cs="Arial"/>
          <w:color w:val="000000"/>
          <w:kern w:val="0"/>
          <w:sz w:val="32"/>
          <w:szCs w:val="32"/>
          <w:lang w:eastAsia="zh-CN"/>
        </w:rPr>
        <w:t>主力军</w:t>
      </w:r>
      <w:bookmarkStart w:id="9" w:name="_GoBack"/>
      <w:bookmarkEnd w:id="9"/>
      <w:r>
        <w:rPr>
          <w:rFonts w:hint="eastAsia" w:ascii="仿宋_GB2312" w:hAnsi="Arial" w:eastAsia="仿宋_GB2312" w:cs="Arial"/>
          <w:color w:val="000000"/>
          <w:kern w:val="0"/>
          <w:sz w:val="32"/>
          <w:szCs w:val="32"/>
        </w:rPr>
        <w:t>，整合组织机构、代表委员、学会会员、内设机构等数据资源，建设</w:t>
      </w:r>
      <w:r>
        <w:rPr>
          <w:rFonts w:hint="eastAsia" w:ascii="仿宋_GB2312" w:hAnsi="Arial" w:eastAsia="仿宋_GB2312" w:cs="Arial"/>
          <w:color w:val="000000"/>
          <w:kern w:val="0"/>
          <w:sz w:val="32"/>
          <w:szCs w:val="32"/>
          <w:lang w:eastAsia="zh-CN"/>
        </w:rPr>
        <w:t>中国科协组织体系信息化系统</w:t>
      </w:r>
      <w:r>
        <w:rPr>
          <w:rFonts w:hint="eastAsia" w:ascii="仿宋_GB2312" w:hAnsi="Arial" w:eastAsia="仿宋_GB2312" w:cs="Arial"/>
          <w:color w:val="000000"/>
          <w:kern w:val="0"/>
          <w:sz w:val="32"/>
          <w:szCs w:val="32"/>
        </w:rPr>
        <w:t>，在网上构建中国科协组织分级分类的管理服务体系，健全数据动态管理与运营服务支撑体系，有力支撑科技工作者高质量学术交流社群、学术会议、期刊集群、科协组织OA</w:t>
      </w:r>
      <w:r>
        <w:rPr>
          <w:rFonts w:hint="eastAsia" w:ascii="仿宋_GB2312" w:hAnsi="Arial" w:eastAsia="仿宋_GB2312" w:cs="Arial"/>
          <w:color w:val="000000"/>
          <w:kern w:val="0"/>
          <w:sz w:val="32"/>
          <w:szCs w:val="32"/>
          <w:lang w:eastAsia="zh-CN"/>
        </w:rPr>
        <w:t>建设</w:t>
      </w:r>
      <w:r>
        <w:rPr>
          <w:rFonts w:hint="eastAsia" w:ascii="仿宋_GB2312" w:hAnsi="Arial" w:eastAsia="仿宋_GB2312" w:cs="Arial"/>
          <w:color w:val="000000"/>
          <w:kern w:val="0"/>
          <w:sz w:val="32"/>
          <w:szCs w:val="32"/>
        </w:rPr>
        <w:t>，当好科技强国道路上的开路小工，为国家发展贡献科技群团力量。</w:t>
      </w:r>
    </w:p>
    <w:p w14:paraId="49E36D80">
      <w:pPr>
        <w:widowControl/>
        <w:spacing w:line="580" w:lineRule="exact"/>
        <w:ind w:firstLine="640" w:firstLineChars="200"/>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二、重点任务</w:t>
      </w:r>
    </w:p>
    <w:p w14:paraId="34ECAAEE">
      <w:pPr>
        <w:widowControl/>
        <w:spacing w:line="580" w:lineRule="exact"/>
        <w:ind w:firstLine="643" w:firstLineChars="200"/>
        <w:rPr>
          <w:rFonts w:hint="eastAsia" w:ascii="楷体_GB2312" w:hAnsi="黑体" w:eastAsia="楷体_GB2312" w:cs="Arial"/>
          <w:b/>
          <w:bCs/>
          <w:color w:val="000000"/>
          <w:kern w:val="0"/>
          <w:sz w:val="32"/>
          <w:szCs w:val="32"/>
        </w:rPr>
      </w:pPr>
      <w:r>
        <w:rPr>
          <w:rFonts w:hint="eastAsia" w:ascii="楷体_GB2312" w:hAnsi="黑体" w:eastAsia="楷体_GB2312" w:cs="Arial"/>
          <w:b/>
          <w:bCs/>
          <w:color w:val="000000"/>
          <w:kern w:val="0"/>
          <w:sz w:val="32"/>
          <w:szCs w:val="32"/>
          <w:lang w:eastAsia="zh-CN"/>
        </w:rPr>
        <w:t>（一）</w:t>
      </w:r>
      <w:r>
        <w:rPr>
          <w:rFonts w:hint="eastAsia" w:ascii="楷体_GB2312" w:hAnsi="黑体" w:eastAsia="楷体_GB2312" w:cs="Arial"/>
          <w:b/>
          <w:bCs/>
          <w:color w:val="000000"/>
          <w:kern w:val="0"/>
          <w:sz w:val="32"/>
          <w:szCs w:val="32"/>
        </w:rPr>
        <w:t>建设省市县三级地方科协组织树</w:t>
      </w:r>
    </w:p>
    <w:p w14:paraId="766647B8">
      <w:pPr>
        <w:widowControl/>
        <w:spacing w:line="580" w:lineRule="exact"/>
        <w:ind w:firstLine="648" w:firstLineChars="200"/>
        <w:rPr>
          <w:ins w:id="0" w:author="架构管控" w:date="2026-03-25T21:36:36Z"/>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lang w:eastAsia="zh-CN"/>
        </w:rPr>
        <w:t>依托组织人事部建设</w:t>
      </w:r>
      <w:r>
        <w:rPr>
          <w:rFonts w:hint="eastAsia" w:ascii="仿宋_GB2312" w:hAnsi="仿宋_GB2312" w:eastAsia="仿宋_GB2312" w:cs="仿宋_GB2312"/>
          <w:spacing w:val="2"/>
          <w:sz w:val="32"/>
          <w:szCs w:val="32"/>
        </w:rPr>
        <w:t>代表委员场景，</w:t>
      </w:r>
      <w:r>
        <w:rPr>
          <w:rFonts w:hint="eastAsia" w:ascii="仿宋_GB2312" w:hAnsi="仿宋_GB2312" w:eastAsia="仿宋_GB2312" w:cs="仿宋_GB2312"/>
          <w:spacing w:val="2"/>
          <w:sz w:val="32"/>
          <w:szCs w:val="32"/>
          <w:lang w:eastAsia="zh-CN"/>
        </w:rPr>
        <w:t>开展</w:t>
      </w:r>
      <w:r>
        <w:rPr>
          <w:rFonts w:hint="eastAsia" w:ascii="仿宋_GB2312" w:hAnsi="仿宋_GB2312" w:eastAsia="仿宋_GB2312" w:cs="仿宋_GB2312"/>
          <w:spacing w:val="2"/>
          <w:sz w:val="32"/>
          <w:szCs w:val="32"/>
        </w:rPr>
        <w:t>省市县三级地方科协组织代表委员的管理</w:t>
      </w:r>
      <w:r>
        <w:rPr>
          <w:rFonts w:hint="eastAsia" w:ascii="仿宋_GB2312" w:hAnsi="仿宋_GB2312" w:eastAsia="仿宋_GB2312" w:cs="仿宋_GB2312"/>
          <w:spacing w:val="2"/>
          <w:sz w:val="32"/>
          <w:szCs w:val="32"/>
          <w:lang w:eastAsia="zh-CN"/>
        </w:rPr>
        <w:t>；以</w:t>
      </w:r>
      <w:r>
        <w:rPr>
          <w:rFonts w:hint="eastAsia" w:ascii="仿宋_GB2312" w:hAnsi="仿宋_GB2312" w:eastAsia="仿宋_GB2312" w:cs="仿宋_GB2312"/>
          <w:spacing w:val="2"/>
          <w:sz w:val="32"/>
          <w:szCs w:val="32"/>
        </w:rPr>
        <w:t>省市县三级地方科协组织为主体，分级管理、逐级负责，采用场景应用、系统对接、数据导入等方式动态更新维护代表委员数据；依托组织组件、</w:t>
      </w:r>
      <w:r>
        <w:rPr>
          <w:rFonts w:hint="eastAsia" w:ascii="仿宋_GB2312" w:hAnsi="仿宋_GB2312" w:eastAsia="仿宋_GB2312" w:cs="仿宋_GB2312"/>
          <w:spacing w:val="2"/>
          <w:sz w:val="32"/>
          <w:szCs w:val="32"/>
          <w:lang w:eastAsia="zh-CN"/>
        </w:rPr>
        <w:t>内部</w:t>
      </w:r>
      <w:r>
        <w:rPr>
          <w:rFonts w:hint="eastAsia" w:ascii="仿宋_GB2312" w:hAnsi="仿宋_GB2312" w:eastAsia="仿宋_GB2312" w:cs="仿宋_GB2312"/>
          <w:spacing w:val="2"/>
          <w:sz w:val="32"/>
          <w:szCs w:val="32"/>
        </w:rPr>
        <w:t>机构管理组件及代表委员场景动态生成省市县三级地方科协组织树。高效便捷汇集各级科协组织数据，为代表委员选举、履职分析提供数据支撑。</w:t>
      </w:r>
    </w:p>
    <w:p w14:paraId="5E566CF6">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
      <w:r>
        <w:rPr>
          <w:rFonts w:hint="eastAsia" w:ascii="仿宋_GB2312" w:hAnsi="仿宋_GB2312" w:eastAsia="仿宋_GB2312" w:cs="仿宋_GB2312"/>
          <w:spacing w:val="2"/>
          <w:sz w:val="32"/>
          <w:szCs w:val="32"/>
        </w:rPr>
        <w:t>数据汇聚范围：省级科协、市级科协、县级科协三级地方科协，包括31个省级科协及新疆生产建设兵团科协、333个市级科协、全国2837个县级科协组织及代表委员</w:t>
      </w:r>
      <w:r>
        <w:rPr>
          <w:rFonts w:hint="eastAsia" w:ascii="仿宋_GB2312" w:hAnsi="仿宋_GB2312" w:eastAsia="仿宋_GB2312" w:cs="仿宋_GB2312"/>
          <w:spacing w:val="2"/>
          <w:sz w:val="32"/>
          <w:szCs w:val="32"/>
          <w:lang w:eastAsia="zh-CN"/>
        </w:rPr>
        <w:t>。</w:t>
      </w:r>
    </w:p>
    <w:p w14:paraId="71B57453">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rPr>
        <w:t>数据汇聚内容：主席、副主席、科协领导、常委、委员代表、机关部门、直属单位等。</w:t>
      </w:r>
    </w:p>
    <w:p w14:paraId="04731477">
      <w:pPr>
        <w:widowControl/>
        <w:spacing w:line="580" w:lineRule="exact"/>
        <w:ind w:firstLine="643" w:firstLineChars="200"/>
        <w:rPr>
          <w:rFonts w:hint="eastAsia" w:ascii="楷体_GB2312" w:hAnsi="黑体" w:eastAsia="楷体_GB2312" w:cs="Arial"/>
          <w:b/>
          <w:bCs/>
          <w:color w:val="000000"/>
          <w:kern w:val="0"/>
          <w:sz w:val="32"/>
          <w:szCs w:val="32"/>
          <w:lang w:eastAsia="zh-CN"/>
        </w:rPr>
      </w:pPr>
      <w:r>
        <w:rPr>
          <w:rFonts w:hint="eastAsia" w:ascii="楷体_GB2312" w:hAnsi="黑体" w:eastAsia="楷体_GB2312" w:cs="Arial"/>
          <w:b/>
          <w:bCs/>
          <w:color w:val="000000"/>
          <w:kern w:val="0"/>
          <w:sz w:val="32"/>
          <w:szCs w:val="32"/>
          <w:lang w:eastAsia="zh-CN"/>
        </w:rPr>
        <w:t>（二）建设全国、省级、市级三级学会组织树</w:t>
      </w:r>
    </w:p>
    <w:p w14:paraId="4DE4DDB7">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lang w:eastAsia="zh-CN"/>
        </w:rPr>
        <w:t>依托科技创新部建设</w:t>
      </w:r>
      <w:r>
        <w:rPr>
          <w:rFonts w:hint="eastAsia" w:ascii="仿宋_GB2312" w:hAnsi="仿宋_GB2312" w:eastAsia="仿宋_GB2312" w:cs="仿宋_GB2312"/>
          <w:spacing w:val="2"/>
          <w:sz w:val="32"/>
          <w:szCs w:val="32"/>
        </w:rPr>
        <w:t>会员管理场景，实现全国学会、省级学会、市级学会三级学会组织会员管理；以三级学会组织为主体，分级管理、逐级负责，采用场景应用、系统对接、数据导入等方式动态更新维护会员数据、内设机构、任职人员；依托组织组件、全国学会办事大厅、内部机构管理组件及会员管理场景动态生成三级学会组织树。基于组织、会员、任职人员等基础数据库，为学会换届、科技人才分析与组织吸纳工作提供数据支撑。</w:t>
      </w:r>
    </w:p>
    <w:p w14:paraId="601A9011">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rPr>
        <w:t>数据汇聚的主体范围：全国学会、省级学会、地市学会三级学会及会员。</w:t>
      </w:r>
    </w:p>
    <w:p w14:paraId="7615CD2A">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rPr>
        <w:t>数据汇聚内容范围：理事会、监事会、常务理事会、秘书处、工作委员会、专业委员会、分会及会员等。</w:t>
      </w:r>
    </w:p>
    <w:p w14:paraId="68157258">
      <w:pPr>
        <w:widowControl/>
        <w:spacing w:line="580" w:lineRule="exact"/>
        <w:ind w:firstLine="643" w:firstLineChars="200"/>
        <w:rPr>
          <w:rFonts w:hint="eastAsia" w:ascii="楷体_GB2312" w:hAnsi="黑体" w:eastAsia="楷体_GB2312" w:cs="Arial"/>
          <w:b/>
          <w:bCs/>
          <w:color w:val="000000"/>
          <w:kern w:val="0"/>
          <w:sz w:val="32"/>
          <w:szCs w:val="32"/>
          <w:lang w:eastAsia="zh-CN"/>
        </w:rPr>
      </w:pPr>
      <w:r>
        <w:rPr>
          <w:rFonts w:hint="eastAsia" w:ascii="楷体_GB2312" w:hAnsi="黑体" w:eastAsia="楷体_GB2312" w:cs="Arial"/>
          <w:b/>
          <w:bCs/>
          <w:color w:val="000000"/>
          <w:kern w:val="0"/>
          <w:sz w:val="32"/>
          <w:szCs w:val="32"/>
          <w:lang w:eastAsia="zh-CN"/>
        </w:rPr>
        <w:t>（三）建设基层组织组织树</w:t>
      </w:r>
    </w:p>
    <w:p w14:paraId="48EC5D14">
      <w:pPr>
        <w:widowControl/>
        <w:spacing w:line="580" w:lineRule="exact"/>
        <w:ind w:firstLine="640" w:firstLineChars="200"/>
        <w:rPr>
          <w:rFonts w:hint="eastAsia" w:ascii="仿宋_GB2312" w:hAnsi="仿宋_GB2312" w:eastAsia="仿宋_GB2312" w:cs="仿宋_GB2312"/>
          <w:spacing w:val="2"/>
          <w:sz w:val="32"/>
          <w:szCs w:val="32"/>
          <w:lang w:eastAsia="zh-CN"/>
        </w:rPr>
      </w:pPr>
      <w:r>
        <w:rPr>
          <w:rFonts w:hint="eastAsia" w:ascii="仿宋_GB2312" w:hAnsi="仿宋_GB2312" w:eastAsia="仿宋_GB2312" w:cs="仿宋_GB2312"/>
          <w:sz w:val="32"/>
          <w:szCs w:val="32"/>
          <w:lang w:val="en-US" w:eastAsia="zh-CN"/>
        </w:rPr>
        <w:t>依托青少年科技中心建设的高校科协智慧服务平台，以高校科协为主体管理维护，自动同步1718家高校科协组织机构、内设机构、会员等数据资源</w:t>
      </w:r>
      <w:r>
        <w:rPr>
          <w:rFonts w:hint="eastAsia" w:ascii="仿宋_GB2312" w:hAnsi="仿宋_GB2312" w:eastAsia="仿宋_GB2312" w:cs="仿宋_GB2312"/>
          <w:spacing w:val="2"/>
          <w:sz w:val="32"/>
          <w:szCs w:val="32"/>
        </w:rPr>
        <w:t>；依</w:t>
      </w:r>
      <w:r>
        <w:rPr>
          <w:rFonts w:hint="eastAsia" w:ascii="仿宋_GB2312" w:hAnsi="仿宋_GB2312" w:eastAsia="仿宋_GB2312" w:cs="仿宋_GB2312"/>
          <w:spacing w:val="2"/>
          <w:sz w:val="32"/>
          <w:szCs w:val="32"/>
          <w:lang w:val="en-US" w:eastAsia="zh-CN"/>
        </w:rPr>
        <w:t>托</w:t>
      </w:r>
      <w:r>
        <w:rPr>
          <w:rFonts w:hint="eastAsia" w:ascii="仿宋_GB2312" w:hAnsi="仿宋_GB2312" w:eastAsia="仿宋_GB2312" w:cs="仿宋_GB2312"/>
          <w:spacing w:val="2"/>
          <w:sz w:val="32"/>
          <w:szCs w:val="32"/>
        </w:rPr>
        <w:t>企创中心</w:t>
      </w:r>
      <w:r>
        <w:rPr>
          <w:rFonts w:hint="eastAsia" w:ascii="仿宋_GB2312" w:hAnsi="仿宋_GB2312" w:eastAsia="仿宋_GB2312" w:cs="仿宋_GB2312"/>
          <w:spacing w:val="2"/>
          <w:sz w:val="32"/>
          <w:szCs w:val="32"/>
          <w:lang w:eastAsia="zh-CN"/>
        </w:rPr>
        <w:t>建设</w:t>
      </w:r>
      <w:r>
        <w:rPr>
          <w:rFonts w:hint="eastAsia" w:ascii="仿宋_GB2312" w:hAnsi="仿宋_GB2312" w:eastAsia="仿宋_GB2312" w:cs="仿宋_GB2312"/>
          <w:spacing w:val="2"/>
          <w:sz w:val="32"/>
          <w:szCs w:val="32"/>
        </w:rPr>
        <w:t>的企业园区办事大厅场景同步</w:t>
      </w:r>
      <w:r>
        <w:rPr>
          <w:rFonts w:hint="eastAsia" w:ascii="仿宋_GB2312" w:hAnsi="仿宋_GB2312" w:eastAsia="仿宋_GB2312" w:cs="仿宋_GB2312"/>
          <w:spacing w:val="2"/>
          <w:sz w:val="32"/>
          <w:szCs w:val="32"/>
          <w:lang w:val="en-US" w:eastAsia="zh-CN"/>
        </w:rPr>
        <w:t>38000余个</w:t>
      </w:r>
      <w:r>
        <w:rPr>
          <w:rFonts w:hint="eastAsia" w:ascii="仿宋_GB2312" w:hAnsi="仿宋_GB2312" w:eastAsia="仿宋_GB2312" w:cs="仿宋_GB2312"/>
          <w:spacing w:val="2"/>
          <w:sz w:val="32"/>
          <w:szCs w:val="32"/>
        </w:rPr>
        <w:t>企业和园区科协的组织和</w:t>
      </w:r>
      <w:r>
        <w:rPr>
          <w:rFonts w:hint="eastAsia" w:ascii="仿宋_GB2312" w:hAnsi="仿宋_GB2312" w:eastAsia="仿宋_GB2312" w:cs="仿宋_GB2312"/>
          <w:spacing w:val="2"/>
          <w:sz w:val="32"/>
          <w:szCs w:val="32"/>
          <w:lang w:val="en-US" w:eastAsia="zh-CN"/>
        </w:rPr>
        <w:t>工作</w:t>
      </w:r>
      <w:r>
        <w:rPr>
          <w:rFonts w:hint="eastAsia" w:ascii="仿宋_GB2312" w:hAnsi="仿宋_GB2312" w:eastAsia="仿宋_GB2312" w:cs="仿宋_GB2312"/>
          <w:spacing w:val="2"/>
          <w:sz w:val="32"/>
          <w:szCs w:val="32"/>
        </w:rPr>
        <w:t>人员信息；依</w:t>
      </w:r>
      <w:r>
        <w:rPr>
          <w:rFonts w:hint="eastAsia" w:ascii="仿宋_GB2312" w:hAnsi="仿宋_GB2312" w:eastAsia="仿宋_GB2312" w:cs="仿宋_GB2312"/>
          <w:spacing w:val="2"/>
          <w:sz w:val="32"/>
          <w:szCs w:val="32"/>
          <w:lang w:val="en-US" w:eastAsia="zh-CN"/>
        </w:rPr>
        <w:t>托</w:t>
      </w:r>
      <w:r>
        <w:rPr>
          <w:rFonts w:hint="eastAsia" w:ascii="仿宋_GB2312" w:hAnsi="仿宋_GB2312" w:eastAsia="仿宋_GB2312" w:cs="仿宋_GB2312"/>
          <w:spacing w:val="2"/>
          <w:sz w:val="32"/>
          <w:szCs w:val="32"/>
        </w:rPr>
        <w:t>农技中心</w:t>
      </w:r>
      <w:r>
        <w:rPr>
          <w:rFonts w:hint="eastAsia" w:ascii="仿宋_GB2312" w:hAnsi="仿宋_GB2312" w:eastAsia="仿宋_GB2312" w:cs="仿宋_GB2312"/>
          <w:spacing w:val="2"/>
          <w:sz w:val="32"/>
          <w:szCs w:val="32"/>
          <w:lang w:eastAsia="zh-CN"/>
        </w:rPr>
        <w:t>建设的</w:t>
      </w:r>
      <w:r>
        <w:rPr>
          <w:rFonts w:hint="eastAsia" w:ascii="仿宋_GB2312" w:hAnsi="仿宋_GB2312" w:eastAsia="仿宋_GB2312" w:cs="仿宋_GB2312"/>
          <w:spacing w:val="2"/>
          <w:sz w:val="32"/>
          <w:szCs w:val="32"/>
        </w:rPr>
        <w:t>智慧农技会员管理场景同步</w:t>
      </w:r>
      <w:r>
        <w:rPr>
          <w:rFonts w:hint="eastAsia" w:ascii="仿宋_GB2312" w:hAnsi="仿宋_GB2312" w:eastAsia="仿宋_GB2312" w:cs="仿宋_GB2312"/>
          <w:spacing w:val="2"/>
          <w:sz w:val="32"/>
          <w:szCs w:val="32"/>
          <w:lang w:val="en-US" w:eastAsia="zh-CN"/>
        </w:rPr>
        <w:t>1700余个</w:t>
      </w:r>
      <w:r>
        <w:rPr>
          <w:rFonts w:hint="eastAsia" w:ascii="仿宋_GB2312" w:hAnsi="仿宋_GB2312" w:eastAsia="仿宋_GB2312" w:cs="仿宋_GB2312"/>
          <w:spacing w:val="2"/>
          <w:sz w:val="32"/>
          <w:szCs w:val="32"/>
        </w:rPr>
        <w:t>农技协和科技小院的组织信息</w:t>
      </w:r>
      <w:r>
        <w:rPr>
          <w:rFonts w:hint="eastAsia" w:ascii="仿宋_GB2312" w:hAnsi="仿宋_GB2312" w:eastAsia="仿宋_GB2312" w:cs="仿宋_GB2312"/>
          <w:spacing w:val="2"/>
          <w:sz w:val="32"/>
          <w:szCs w:val="32"/>
          <w:lang w:eastAsia="zh-CN"/>
        </w:rPr>
        <w:t>、</w:t>
      </w:r>
      <w:r>
        <w:rPr>
          <w:rFonts w:hint="eastAsia" w:ascii="仿宋_GB2312" w:hAnsi="仿宋_GB2312" w:eastAsia="仿宋_GB2312" w:cs="仿宋_GB2312"/>
          <w:spacing w:val="2"/>
          <w:sz w:val="32"/>
          <w:szCs w:val="32"/>
          <w:lang w:val="en-US" w:eastAsia="zh-CN"/>
        </w:rPr>
        <w:t>工作</w:t>
      </w:r>
      <w:r>
        <w:rPr>
          <w:rFonts w:hint="eastAsia" w:ascii="仿宋_GB2312" w:hAnsi="仿宋_GB2312" w:eastAsia="仿宋_GB2312" w:cs="仿宋_GB2312"/>
          <w:spacing w:val="2"/>
          <w:sz w:val="32"/>
          <w:szCs w:val="32"/>
        </w:rPr>
        <w:t>人员</w:t>
      </w:r>
      <w:r>
        <w:rPr>
          <w:rFonts w:hint="eastAsia" w:ascii="仿宋_GB2312" w:hAnsi="仿宋_GB2312" w:eastAsia="仿宋_GB2312" w:cs="仿宋_GB2312"/>
          <w:spacing w:val="2"/>
          <w:sz w:val="32"/>
          <w:szCs w:val="32"/>
          <w:lang w:val="en-US" w:eastAsia="zh-CN"/>
        </w:rPr>
        <w:t>和会员</w:t>
      </w:r>
      <w:r>
        <w:rPr>
          <w:rFonts w:hint="eastAsia" w:ascii="仿宋_GB2312" w:hAnsi="仿宋_GB2312" w:eastAsia="仿宋_GB2312" w:cs="仿宋_GB2312"/>
          <w:spacing w:val="2"/>
          <w:sz w:val="32"/>
          <w:szCs w:val="32"/>
        </w:rPr>
        <w:t>信息</w:t>
      </w:r>
      <w:r>
        <w:rPr>
          <w:rFonts w:hint="eastAsia" w:ascii="仿宋_GB2312" w:hAnsi="仿宋_GB2312" w:eastAsia="仿宋_GB2312" w:cs="仿宋_GB2312"/>
          <w:spacing w:val="2"/>
          <w:sz w:val="32"/>
          <w:szCs w:val="32"/>
          <w:lang w:eastAsia="zh-CN"/>
        </w:rPr>
        <w:t>。</w:t>
      </w:r>
    </w:p>
    <w:p w14:paraId="5F54A334">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rPr>
        <w:t>数据汇聚的主体范围：</w:t>
      </w:r>
      <w:r>
        <w:rPr>
          <w:rFonts w:hint="eastAsia" w:ascii="仿宋_GB2312" w:hAnsi="仿宋_GB2312" w:eastAsia="仿宋_GB2312" w:cs="仿宋_GB2312"/>
          <w:spacing w:val="2"/>
          <w:sz w:val="32"/>
          <w:szCs w:val="32"/>
          <w:lang w:eastAsia="zh-CN"/>
        </w:rPr>
        <w:t>高校科协</w:t>
      </w:r>
      <w:r>
        <w:rPr>
          <w:rFonts w:hint="eastAsia" w:ascii="仿宋_GB2312" w:hAnsi="仿宋_GB2312" w:eastAsia="仿宋_GB2312" w:cs="仿宋_GB2312"/>
          <w:spacing w:val="2"/>
          <w:sz w:val="32"/>
          <w:szCs w:val="32"/>
        </w:rPr>
        <w:t>、</w:t>
      </w:r>
      <w:r>
        <w:rPr>
          <w:rFonts w:hint="eastAsia" w:ascii="仿宋_GB2312" w:hAnsi="仿宋_GB2312" w:eastAsia="仿宋_GB2312" w:cs="仿宋_GB2312"/>
          <w:spacing w:val="2"/>
          <w:sz w:val="32"/>
          <w:szCs w:val="32"/>
          <w:lang w:eastAsia="zh-CN"/>
        </w:rPr>
        <w:t>企业科协</w:t>
      </w:r>
      <w:r>
        <w:rPr>
          <w:rFonts w:hint="eastAsia" w:ascii="仿宋_GB2312" w:hAnsi="仿宋_GB2312" w:eastAsia="仿宋_GB2312" w:cs="仿宋_GB2312"/>
          <w:spacing w:val="2"/>
          <w:sz w:val="32"/>
          <w:szCs w:val="32"/>
        </w:rPr>
        <w:t>、</w:t>
      </w:r>
      <w:r>
        <w:rPr>
          <w:rFonts w:hint="eastAsia" w:ascii="仿宋_GB2312" w:hAnsi="仿宋_GB2312" w:eastAsia="仿宋_GB2312" w:cs="仿宋_GB2312"/>
          <w:spacing w:val="2"/>
          <w:sz w:val="32"/>
          <w:szCs w:val="32"/>
          <w:lang w:eastAsia="zh-CN"/>
        </w:rPr>
        <w:t>园区科协、农技协、科技小院</w:t>
      </w:r>
      <w:r>
        <w:rPr>
          <w:rFonts w:hint="eastAsia" w:ascii="仿宋_GB2312" w:hAnsi="仿宋_GB2312" w:eastAsia="仿宋_GB2312" w:cs="仿宋_GB2312"/>
          <w:spacing w:val="2"/>
          <w:sz w:val="32"/>
          <w:szCs w:val="32"/>
        </w:rPr>
        <w:t>及会员。</w:t>
      </w:r>
    </w:p>
    <w:p w14:paraId="37769798">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
      <w:r>
        <w:rPr>
          <w:rFonts w:hint="eastAsia" w:ascii="仿宋_GB2312" w:hAnsi="仿宋_GB2312" w:eastAsia="仿宋_GB2312" w:cs="仿宋_GB2312"/>
          <w:spacing w:val="2"/>
          <w:sz w:val="32"/>
          <w:szCs w:val="32"/>
        </w:rPr>
        <w:t>数据汇聚内容范围：</w:t>
      </w:r>
      <w:r>
        <w:rPr>
          <w:rFonts w:hint="eastAsia" w:ascii="仿宋_GB2312" w:hAnsi="仿宋_GB2312" w:eastAsia="仿宋_GB2312" w:cs="仿宋_GB2312"/>
          <w:spacing w:val="2"/>
          <w:sz w:val="32"/>
          <w:szCs w:val="32"/>
          <w:lang w:eastAsia="zh-CN"/>
        </w:rPr>
        <w:t>主席、副主席、</w:t>
      </w:r>
      <w:r>
        <w:rPr>
          <w:rFonts w:hint="eastAsia" w:ascii="仿宋_GB2312" w:hAnsi="仿宋_GB2312" w:eastAsia="仿宋_GB2312" w:cs="仿宋_GB2312"/>
          <w:spacing w:val="2"/>
          <w:sz w:val="32"/>
          <w:szCs w:val="32"/>
        </w:rPr>
        <w:t>理事会、监事会、常务理事会、秘书处、工作委员会、专业委员会、分会及会员等。</w:t>
      </w:r>
    </w:p>
    <w:p w14:paraId="103B3A4F">
      <w:pPr>
        <w:widowControl/>
        <w:spacing w:line="580" w:lineRule="exact"/>
        <w:ind w:firstLine="643" w:firstLineChars="200"/>
        <w:rPr>
          <w:rFonts w:hint="eastAsia" w:ascii="楷体_GB2312" w:hAnsi="黑体" w:eastAsia="楷体_GB2312" w:cs="Arial"/>
          <w:b/>
          <w:bCs/>
          <w:color w:val="000000"/>
          <w:kern w:val="0"/>
          <w:sz w:val="32"/>
          <w:szCs w:val="32"/>
          <w:lang w:eastAsia="zh-CN"/>
        </w:rPr>
      </w:pPr>
      <w:r>
        <w:rPr>
          <w:rFonts w:hint="eastAsia" w:ascii="楷体_GB2312" w:hAnsi="黑体" w:eastAsia="楷体_GB2312" w:cs="Arial"/>
          <w:b/>
          <w:bCs/>
          <w:color w:val="000000"/>
          <w:kern w:val="0"/>
          <w:sz w:val="32"/>
          <w:szCs w:val="32"/>
          <w:lang w:eastAsia="zh-CN"/>
        </w:rPr>
        <w:t>（四）打造全科协系统统一组织树</w:t>
      </w:r>
    </w:p>
    <w:p w14:paraId="57A70137">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
      <w:r>
        <w:rPr>
          <w:rFonts w:hint="eastAsia" w:ascii="仿宋_GB2312" w:hAnsi="仿宋_GB2312" w:eastAsia="仿宋_GB2312" w:cs="仿宋_GB2312"/>
          <w:spacing w:val="2"/>
          <w:sz w:val="32"/>
          <w:szCs w:val="32"/>
        </w:rPr>
        <w:t>梳理中国科协直属机关机构设置、人员任职信息，构建人员与组织关联关系，搭建直属机关组织树；融合中国科协直属机关组织树、</w:t>
      </w:r>
      <w:r>
        <w:rPr>
          <w:rFonts w:hint="eastAsia" w:ascii="仿宋_GB2312" w:hAnsi="仿宋_GB2312" w:eastAsia="仿宋_GB2312" w:cs="仿宋_GB2312"/>
          <w:spacing w:val="2"/>
          <w:sz w:val="32"/>
          <w:szCs w:val="32"/>
          <w:lang w:eastAsia="zh-CN"/>
        </w:rPr>
        <w:t>省市县</w:t>
      </w:r>
      <w:r>
        <w:rPr>
          <w:rFonts w:hint="eastAsia" w:ascii="仿宋_GB2312" w:hAnsi="仿宋_GB2312" w:eastAsia="仿宋_GB2312" w:cs="仿宋_GB2312"/>
          <w:spacing w:val="2"/>
          <w:sz w:val="32"/>
          <w:szCs w:val="32"/>
        </w:rPr>
        <w:t>科协组织树、三级学会组织树</w:t>
      </w:r>
      <w:r>
        <w:rPr>
          <w:rFonts w:hint="eastAsia" w:ascii="仿宋_GB2312" w:hAnsi="仿宋_GB2312" w:eastAsia="仿宋_GB2312" w:cs="仿宋_GB2312"/>
          <w:spacing w:val="2"/>
          <w:sz w:val="32"/>
          <w:szCs w:val="32"/>
          <w:lang w:eastAsia="zh-CN"/>
        </w:rPr>
        <w:t>和基层组织树的</w:t>
      </w:r>
      <w:r>
        <w:rPr>
          <w:rFonts w:hint="eastAsia" w:ascii="仿宋_GB2312" w:hAnsi="仿宋_GB2312" w:eastAsia="仿宋_GB2312" w:cs="仿宋_GB2312"/>
          <w:spacing w:val="2"/>
          <w:sz w:val="32"/>
          <w:szCs w:val="32"/>
        </w:rPr>
        <w:t>数据，构建“上下贯通、横向协同”的全科协系统统一组织树</w:t>
      </w:r>
      <w:r>
        <w:rPr>
          <w:rFonts w:hint="eastAsia" w:ascii="仿宋_GB2312" w:hAnsi="仿宋_GB2312" w:eastAsia="仿宋_GB2312" w:cs="仿宋_GB2312"/>
          <w:spacing w:val="2"/>
          <w:sz w:val="32"/>
          <w:szCs w:val="32"/>
          <w:lang w:eastAsia="zh-CN"/>
        </w:rPr>
        <w:t>。</w:t>
      </w:r>
    </w:p>
    <w:p w14:paraId="3F47EBA7">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rPr>
        <w:t>为全国学会、各地方科协提供组织树动态管理的操作培训和技术指导，及时解决组织树管理过程中的问题，保障组织树规范有序运行。实现组织数据一处归集、全域共享，为学术会议、期刊集群、组织OA等重点场景提供数据支撑，为中国科协建设高质量学术社群提供数据服务。</w:t>
      </w:r>
    </w:p>
    <w:p w14:paraId="345939FE">
      <w:pPr>
        <w:widowControl/>
        <w:spacing w:line="580" w:lineRule="exact"/>
        <w:ind w:firstLine="643" w:firstLineChars="200"/>
        <w:rPr>
          <w:rFonts w:hint="eastAsia" w:ascii="楷体_GB2312" w:hAnsi="黑体" w:eastAsia="楷体_GB2312" w:cs="Arial"/>
          <w:b/>
          <w:bCs/>
          <w:color w:val="000000"/>
          <w:kern w:val="0"/>
          <w:sz w:val="32"/>
          <w:szCs w:val="32"/>
          <w:lang w:eastAsia="zh-CN"/>
        </w:rPr>
      </w:pPr>
      <w:r>
        <w:rPr>
          <w:rFonts w:hint="eastAsia" w:ascii="楷体_GB2312" w:hAnsi="黑体" w:eastAsia="楷体_GB2312" w:cs="Arial"/>
          <w:b/>
          <w:bCs/>
          <w:color w:val="000000"/>
          <w:kern w:val="0"/>
          <w:sz w:val="32"/>
          <w:szCs w:val="32"/>
          <w:lang w:val="en-US" w:eastAsia="zh-CN"/>
        </w:rPr>
        <w:t>（五）强化组织、人员及时更新维护和一体化服务能力</w:t>
      </w:r>
    </w:p>
    <w:p w14:paraId="0C4CE9C7">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lang w:eastAsia="zh-CN"/>
        </w:rPr>
        <w:t>组织一体化</w:t>
      </w:r>
      <w:r>
        <w:rPr>
          <w:rFonts w:hint="eastAsia" w:ascii="仿宋_GB2312" w:hAnsi="仿宋_GB2312" w:eastAsia="仿宋_GB2312" w:cs="仿宋_GB2312"/>
          <w:spacing w:val="2"/>
          <w:sz w:val="32"/>
          <w:szCs w:val="32"/>
        </w:rPr>
        <w:t>管理</w:t>
      </w:r>
      <w:r>
        <w:rPr>
          <w:rFonts w:hint="eastAsia" w:ascii="仿宋_GB2312" w:hAnsi="仿宋_GB2312" w:eastAsia="仿宋_GB2312" w:cs="仿宋_GB2312"/>
          <w:spacing w:val="2"/>
          <w:sz w:val="32"/>
          <w:szCs w:val="32"/>
          <w:lang w:eastAsia="zh-CN"/>
        </w:rPr>
        <w:t>，科协系统各单位组织管理员及时</w:t>
      </w:r>
      <w:r>
        <w:rPr>
          <w:rFonts w:hint="eastAsia" w:ascii="仿宋_GB2312" w:hAnsi="仿宋_GB2312" w:eastAsia="仿宋_GB2312" w:cs="仿宋_GB2312"/>
          <w:spacing w:val="2"/>
          <w:sz w:val="32"/>
          <w:szCs w:val="32"/>
        </w:rPr>
        <w:t>维护组织信息、职位、人员、角色、任职、换届</w:t>
      </w:r>
      <w:r>
        <w:rPr>
          <w:rFonts w:hint="eastAsia" w:ascii="仿宋_GB2312" w:hAnsi="仿宋_GB2312" w:eastAsia="仿宋_GB2312" w:cs="仿宋_GB2312"/>
          <w:spacing w:val="2"/>
          <w:sz w:val="32"/>
          <w:szCs w:val="32"/>
          <w:lang w:eastAsia="zh-CN"/>
        </w:rPr>
        <w:t>信息，</w:t>
      </w:r>
      <w:r>
        <w:rPr>
          <w:rFonts w:hint="eastAsia" w:ascii="仿宋_GB2312" w:hAnsi="仿宋_GB2312" w:eastAsia="仿宋_GB2312" w:cs="仿宋_GB2312"/>
          <w:spacing w:val="2"/>
          <w:sz w:val="32"/>
          <w:szCs w:val="32"/>
        </w:rPr>
        <w:t>发布通知公告、管理组织消息；</w:t>
      </w:r>
      <w:r>
        <w:rPr>
          <w:rFonts w:hint="eastAsia" w:ascii="仿宋_GB2312" w:hAnsi="仿宋_GB2312" w:eastAsia="仿宋_GB2312" w:cs="仿宋_GB2312"/>
          <w:spacing w:val="2"/>
          <w:sz w:val="32"/>
          <w:szCs w:val="32"/>
          <w:lang w:eastAsia="zh-CN"/>
        </w:rPr>
        <w:t>管理</w:t>
      </w:r>
      <w:r>
        <w:rPr>
          <w:rFonts w:hint="eastAsia" w:ascii="仿宋_GB2312" w:hAnsi="仿宋_GB2312" w:eastAsia="仿宋_GB2312" w:cs="仿宋_GB2312"/>
          <w:spacing w:val="2"/>
          <w:sz w:val="32"/>
          <w:szCs w:val="32"/>
        </w:rPr>
        <w:t>指导下级组织，审核下级组织的设立与变更申请、查看下级组织数据、协调下级组织间的资源共享与协作</w:t>
      </w:r>
      <w:r>
        <w:rPr>
          <w:rFonts w:hint="eastAsia" w:ascii="仿宋_GB2312" w:hAnsi="仿宋_GB2312" w:eastAsia="仿宋_GB2312" w:cs="仿宋_GB2312"/>
          <w:spacing w:val="2"/>
          <w:sz w:val="32"/>
          <w:szCs w:val="32"/>
          <w:lang w:eastAsia="zh-CN"/>
        </w:rPr>
        <w:t>，</w:t>
      </w:r>
      <w:r>
        <w:rPr>
          <w:rFonts w:hint="eastAsia" w:ascii="仿宋_GB2312" w:hAnsi="仿宋_GB2312" w:eastAsia="仿宋_GB2312" w:cs="仿宋_GB2312"/>
          <w:spacing w:val="2"/>
          <w:sz w:val="32"/>
          <w:szCs w:val="32"/>
        </w:rPr>
        <w:t>确保组织体系的高效运行与协同发展。</w:t>
      </w:r>
    </w:p>
    <w:p w14:paraId="59242169">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lang w:eastAsia="zh-CN"/>
        </w:rPr>
        <w:t>用户一体化服务，各类用户自行</w:t>
      </w:r>
      <w:r>
        <w:rPr>
          <w:rFonts w:hint="eastAsia" w:ascii="仿宋_GB2312" w:hAnsi="仿宋_GB2312" w:eastAsia="仿宋_GB2312" w:cs="仿宋_GB2312"/>
          <w:spacing w:val="2"/>
          <w:sz w:val="32"/>
          <w:szCs w:val="32"/>
        </w:rPr>
        <w:t>注册、</w:t>
      </w:r>
      <w:r>
        <w:rPr>
          <w:rFonts w:hint="eastAsia" w:ascii="仿宋_GB2312" w:hAnsi="仿宋_GB2312" w:eastAsia="仿宋_GB2312" w:cs="仿宋_GB2312"/>
          <w:spacing w:val="2"/>
          <w:sz w:val="32"/>
          <w:szCs w:val="32"/>
          <w:lang w:eastAsia="zh-CN"/>
        </w:rPr>
        <w:t>修改个人信息，支持登</w:t>
      </w:r>
      <w:r>
        <w:rPr>
          <w:rFonts w:hint="eastAsia" w:ascii="仿宋_GB2312" w:hAnsi="仿宋_GB2312" w:eastAsia="仿宋_GB2312" w:cs="仿宋_GB2312"/>
          <w:spacing w:val="2"/>
          <w:sz w:val="32"/>
          <w:szCs w:val="32"/>
        </w:rPr>
        <w:t>录、</w:t>
      </w:r>
      <w:r>
        <w:rPr>
          <w:rFonts w:hint="eastAsia" w:ascii="仿宋_GB2312" w:hAnsi="仿宋_GB2312" w:eastAsia="仿宋_GB2312" w:cs="仿宋_GB2312"/>
          <w:spacing w:val="2"/>
          <w:sz w:val="32"/>
          <w:szCs w:val="32"/>
          <w:lang w:eastAsia="zh-CN"/>
        </w:rPr>
        <w:t>上传、</w:t>
      </w:r>
      <w:r>
        <w:rPr>
          <w:rFonts w:hint="eastAsia" w:ascii="仿宋_GB2312" w:hAnsi="仿宋_GB2312" w:eastAsia="仿宋_GB2312" w:cs="仿宋_GB2312"/>
          <w:spacing w:val="2"/>
          <w:sz w:val="32"/>
          <w:szCs w:val="32"/>
        </w:rPr>
        <w:t>发现、搜索、浏览、分享等基础操作</w:t>
      </w:r>
      <w:r>
        <w:rPr>
          <w:rFonts w:hint="eastAsia" w:ascii="仿宋_GB2312" w:hAnsi="仿宋_GB2312" w:eastAsia="仿宋_GB2312" w:cs="仿宋_GB2312"/>
          <w:spacing w:val="2"/>
          <w:sz w:val="32"/>
          <w:szCs w:val="32"/>
          <w:lang w:eastAsia="zh-CN"/>
        </w:rPr>
        <w:t>，</w:t>
      </w:r>
      <w:r>
        <w:rPr>
          <w:rFonts w:hint="eastAsia" w:ascii="仿宋_GB2312" w:hAnsi="仿宋_GB2312" w:eastAsia="仿宋_GB2312" w:cs="仿宋_GB2312"/>
          <w:spacing w:val="2"/>
          <w:sz w:val="32"/>
          <w:szCs w:val="32"/>
        </w:rPr>
        <w:t>支持申请</w:t>
      </w:r>
      <w:r>
        <w:rPr>
          <w:rFonts w:hint="eastAsia" w:ascii="仿宋_GB2312" w:hAnsi="仿宋_GB2312" w:eastAsia="仿宋_GB2312" w:cs="仿宋_GB2312"/>
          <w:spacing w:val="2"/>
          <w:sz w:val="32"/>
          <w:szCs w:val="32"/>
          <w:lang w:eastAsia="zh-CN"/>
        </w:rPr>
        <w:t>、</w:t>
      </w:r>
      <w:r>
        <w:rPr>
          <w:rFonts w:hint="eastAsia" w:ascii="仿宋_GB2312" w:hAnsi="仿宋_GB2312" w:eastAsia="仿宋_GB2312" w:cs="仿宋_GB2312"/>
          <w:spacing w:val="2"/>
          <w:sz w:val="32"/>
          <w:szCs w:val="32"/>
        </w:rPr>
        <w:t>加入或退出组织；获得关注活动的信息（如活动、资源、项目、法规、动态等）</w:t>
      </w:r>
      <w:r>
        <w:rPr>
          <w:rFonts w:hint="eastAsia" w:ascii="仿宋_GB2312" w:hAnsi="仿宋_GB2312" w:eastAsia="仿宋_GB2312" w:cs="仿宋_GB2312"/>
          <w:spacing w:val="2"/>
          <w:sz w:val="32"/>
          <w:szCs w:val="32"/>
          <w:lang w:eastAsia="zh-CN"/>
        </w:rPr>
        <w:t>，</w:t>
      </w:r>
      <w:r>
        <w:rPr>
          <w:rFonts w:hint="eastAsia" w:ascii="仿宋_GB2312" w:hAnsi="仿宋_GB2312" w:eastAsia="仿宋_GB2312" w:cs="仿宋_GB2312"/>
          <w:spacing w:val="2"/>
          <w:sz w:val="32"/>
          <w:szCs w:val="32"/>
        </w:rPr>
        <w:t>参与组织所属社区进行交流。参与话题广场交流，设置关注领域查阅活动日历，获取资源推荐等服务。</w:t>
      </w:r>
    </w:p>
    <w:p w14:paraId="604B26CB">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rPr>
        <w:t>为组织和人员提供统一</w:t>
      </w:r>
      <w:r>
        <w:rPr>
          <w:rFonts w:hint="eastAsia" w:ascii="仿宋_GB2312" w:hAnsi="仿宋_GB2312" w:eastAsia="仿宋_GB2312" w:cs="仿宋_GB2312"/>
          <w:spacing w:val="2"/>
          <w:sz w:val="32"/>
          <w:szCs w:val="32"/>
          <w:lang w:eastAsia="zh-CN"/>
        </w:rPr>
        <w:t>管理服务和</w:t>
      </w:r>
      <w:r>
        <w:rPr>
          <w:rFonts w:hint="eastAsia" w:ascii="仿宋_GB2312" w:hAnsi="仿宋_GB2312" w:eastAsia="仿宋_GB2312" w:cs="仿宋_GB2312"/>
          <w:spacing w:val="2"/>
          <w:sz w:val="32"/>
          <w:szCs w:val="32"/>
        </w:rPr>
        <w:t>沟通协作平台，为未来全面实现组织在线、沟通在线、协作在线、业务在线和生态在线的数字化平台奠定基础，支撑“智慧科协”平台场景的使用，提升组织树的运营水平，支撑高质量学术社群建设。</w:t>
      </w:r>
    </w:p>
    <w:p w14:paraId="119EE3E1">
      <w:pPr>
        <w:widowControl/>
        <w:spacing w:line="580" w:lineRule="exact"/>
        <w:ind w:firstLine="643" w:firstLineChars="200"/>
        <w:rPr>
          <w:rFonts w:hint="eastAsia" w:ascii="楷体_GB2312" w:hAnsi="黑体" w:eastAsia="楷体_GB2312" w:cs="Arial"/>
          <w:b/>
          <w:bCs/>
          <w:color w:val="000000"/>
          <w:kern w:val="0"/>
          <w:sz w:val="32"/>
          <w:szCs w:val="32"/>
          <w:lang w:val="en-US" w:eastAsia="zh-CN"/>
        </w:rPr>
      </w:pPr>
      <w:r>
        <w:rPr>
          <w:rFonts w:hint="eastAsia" w:ascii="楷体_GB2312" w:hAnsi="黑体" w:eastAsia="楷体_GB2312" w:cs="Arial"/>
          <w:b/>
          <w:bCs/>
          <w:color w:val="000000"/>
          <w:kern w:val="0"/>
          <w:sz w:val="32"/>
          <w:szCs w:val="32"/>
          <w:lang w:val="en-US" w:eastAsia="zh-CN"/>
        </w:rPr>
        <w:t>（六）深化数据服务驱动业务场景创新</w:t>
      </w:r>
    </w:p>
    <w:p w14:paraId="5561C5CB">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
      <w:bookmarkStart w:id="3" w:name="_Hlk221957670"/>
      <w:r>
        <w:rPr>
          <w:rFonts w:hint="eastAsia" w:ascii="仿宋_GB2312" w:hAnsi="仿宋_GB2312" w:eastAsia="仿宋_GB2312" w:cs="仿宋_GB2312"/>
          <w:spacing w:val="2"/>
          <w:sz w:val="32"/>
          <w:szCs w:val="32"/>
          <w:lang w:eastAsia="zh-CN"/>
        </w:rPr>
        <w:t>坚持“用户至上、止于至善”的理念，</w:t>
      </w:r>
      <w:r>
        <w:rPr>
          <w:rFonts w:hint="eastAsia" w:ascii="仿宋_GB2312" w:hAnsi="仿宋_GB2312" w:eastAsia="仿宋_GB2312" w:cs="仿宋_GB2312"/>
          <w:spacing w:val="2"/>
          <w:sz w:val="32"/>
          <w:szCs w:val="32"/>
        </w:rPr>
        <w:t>强化各级组织对本级及所属机构人员、会员及代表委员等信息数据的自主管理与维护，推动资源、服务、活动等业务数据与组织树深度关联，实现组织数据与业务数据一体化集成管理</w:t>
      </w:r>
      <w:r>
        <w:rPr>
          <w:rFonts w:hint="eastAsia" w:ascii="仿宋_GB2312" w:hAnsi="仿宋_GB2312" w:eastAsia="仿宋_GB2312" w:cs="仿宋_GB2312"/>
          <w:spacing w:val="2"/>
          <w:sz w:val="32"/>
          <w:szCs w:val="32"/>
          <w:lang w:eastAsia="zh-CN"/>
        </w:rPr>
        <w:t>。支撑</w:t>
      </w:r>
      <w:r>
        <w:rPr>
          <w:rFonts w:hint="eastAsia" w:ascii="仿宋_GB2312" w:hAnsi="仿宋_GB2312" w:eastAsia="仿宋_GB2312" w:cs="仿宋_GB2312"/>
          <w:spacing w:val="2"/>
          <w:sz w:val="32"/>
          <w:szCs w:val="32"/>
        </w:rPr>
        <w:t>按组织层级、人员类型、时间维度等多维度深度</w:t>
      </w:r>
      <w:r>
        <w:rPr>
          <w:rFonts w:hint="eastAsia" w:ascii="仿宋_GB2312" w:hAnsi="仿宋_GB2312" w:eastAsia="仿宋_GB2312" w:cs="仿宋_GB2312"/>
          <w:spacing w:val="2"/>
          <w:sz w:val="32"/>
          <w:szCs w:val="32"/>
          <w:lang w:eastAsia="zh-CN"/>
        </w:rPr>
        <w:t>个性化</w:t>
      </w:r>
      <w:r>
        <w:rPr>
          <w:rFonts w:hint="eastAsia" w:ascii="仿宋_GB2312" w:hAnsi="仿宋_GB2312" w:eastAsia="仿宋_GB2312" w:cs="仿宋_GB2312"/>
          <w:spacing w:val="2"/>
          <w:sz w:val="32"/>
          <w:szCs w:val="32"/>
        </w:rPr>
        <w:t>分析，为科学决策提供精准数据支撑</w:t>
      </w:r>
      <w:r>
        <w:rPr>
          <w:rFonts w:hint="eastAsia" w:ascii="仿宋_GB2312" w:hAnsi="仿宋_GB2312" w:eastAsia="仿宋_GB2312" w:cs="仿宋_GB2312"/>
          <w:spacing w:val="2"/>
          <w:sz w:val="32"/>
          <w:szCs w:val="32"/>
          <w:lang w:eastAsia="zh-CN"/>
        </w:rPr>
        <w:t>。</w:t>
      </w:r>
    </w:p>
    <w:p w14:paraId="1B2DDD3F">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
      <w:r>
        <w:rPr>
          <w:rFonts w:hint="eastAsia" w:ascii="仿宋_GB2312" w:hAnsi="仿宋_GB2312" w:eastAsia="仿宋_GB2312" w:cs="仿宋_GB2312"/>
          <w:spacing w:val="2"/>
          <w:sz w:val="32"/>
          <w:szCs w:val="32"/>
        </w:rPr>
        <w:t>聚焦代表大会（代表选举、</w:t>
      </w:r>
      <w:r>
        <w:rPr>
          <w:rFonts w:hint="eastAsia" w:ascii="仿宋_GB2312" w:hAnsi="仿宋_GB2312" w:eastAsia="仿宋_GB2312" w:cs="仿宋_GB2312"/>
          <w:spacing w:val="2"/>
          <w:sz w:val="32"/>
          <w:szCs w:val="32"/>
          <w:lang w:eastAsia="zh-CN"/>
        </w:rPr>
        <w:t>代表</w:t>
      </w:r>
      <w:r>
        <w:rPr>
          <w:rFonts w:hint="eastAsia" w:ascii="仿宋_GB2312" w:hAnsi="仿宋_GB2312" w:eastAsia="仿宋_GB2312" w:cs="仿宋_GB2312"/>
          <w:spacing w:val="2"/>
          <w:sz w:val="32"/>
          <w:szCs w:val="32"/>
        </w:rPr>
        <w:t>履职等）、会员管理（学会换届、组织吸纳</w:t>
      </w:r>
      <w:r>
        <w:rPr>
          <w:rFonts w:hint="eastAsia" w:ascii="仿宋_GB2312" w:hAnsi="仿宋_GB2312" w:eastAsia="仿宋_GB2312" w:cs="仿宋_GB2312"/>
          <w:spacing w:val="2"/>
          <w:sz w:val="32"/>
          <w:szCs w:val="32"/>
          <w:lang w:eastAsia="zh-CN"/>
        </w:rPr>
        <w:t>与</w:t>
      </w:r>
      <w:r>
        <w:rPr>
          <w:rFonts w:hint="eastAsia" w:ascii="仿宋_GB2312" w:hAnsi="仿宋_GB2312" w:eastAsia="仿宋_GB2312" w:cs="仿宋_GB2312"/>
          <w:spacing w:val="2"/>
          <w:sz w:val="32"/>
          <w:szCs w:val="32"/>
        </w:rPr>
        <w:t>科技人才分析等）、学术会议（</w:t>
      </w:r>
      <w:r>
        <w:rPr>
          <w:rFonts w:hint="eastAsia" w:ascii="仿宋_GB2312" w:hAnsi="仿宋_GB2312" w:eastAsia="仿宋_GB2312" w:cs="仿宋_GB2312"/>
          <w:spacing w:val="2"/>
          <w:sz w:val="32"/>
          <w:szCs w:val="32"/>
          <w:lang w:eastAsia="zh-CN"/>
        </w:rPr>
        <w:t>会议发布、推送、报名、投审稿、参会、交流和评价等</w:t>
      </w:r>
      <w:r>
        <w:rPr>
          <w:rFonts w:hint="eastAsia" w:ascii="仿宋_GB2312" w:hAnsi="仿宋_GB2312" w:eastAsia="仿宋_GB2312" w:cs="仿宋_GB2312"/>
          <w:spacing w:val="2"/>
          <w:sz w:val="32"/>
          <w:szCs w:val="32"/>
        </w:rPr>
        <w:t>）、期刊集群（审稿人推荐、约稿、文章精准推送）及组织OA（人员管理、文档协同、业务审批等）等核心业务场景，推动数据在跨系统协同、个性化服务及创新应用中发挥实效；构建组织</w:t>
      </w:r>
      <w:r>
        <w:rPr>
          <w:rFonts w:hint="eastAsia" w:ascii="仿宋_GB2312" w:hAnsi="仿宋_GB2312" w:eastAsia="仿宋_GB2312" w:cs="仿宋_GB2312"/>
          <w:spacing w:val="2"/>
          <w:sz w:val="32"/>
          <w:szCs w:val="32"/>
          <w:lang w:eastAsia="zh-CN"/>
        </w:rPr>
        <w:t>体系</w:t>
      </w:r>
      <w:r>
        <w:rPr>
          <w:rFonts w:hint="eastAsia" w:ascii="仿宋_GB2312" w:hAnsi="仿宋_GB2312" w:eastAsia="仿宋_GB2312" w:cs="仿宋_GB2312"/>
          <w:spacing w:val="2"/>
          <w:sz w:val="32"/>
          <w:szCs w:val="32"/>
        </w:rPr>
        <w:t>地理信息图谱及</w:t>
      </w:r>
      <w:r>
        <w:rPr>
          <w:rFonts w:hint="eastAsia" w:ascii="仿宋_GB2312" w:hAnsi="仿宋_GB2312" w:eastAsia="仿宋_GB2312" w:cs="仿宋_GB2312"/>
          <w:spacing w:val="2"/>
          <w:sz w:val="32"/>
          <w:szCs w:val="32"/>
          <w:lang w:eastAsia="zh-CN"/>
        </w:rPr>
        <w:t>用户</w:t>
      </w:r>
      <w:r>
        <w:rPr>
          <w:rFonts w:hint="eastAsia" w:ascii="仿宋_GB2312" w:hAnsi="仿宋_GB2312" w:eastAsia="仿宋_GB2312" w:cs="仿宋_GB2312"/>
          <w:spacing w:val="2"/>
          <w:sz w:val="32"/>
          <w:szCs w:val="32"/>
        </w:rPr>
        <w:t>画像，为组织</w:t>
      </w:r>
      <w:r>
        <w:rPr>
          <w:rFonts w:hint="eastAsia" w:ascii="仿宋_GB2312" w:hAnsi="仿宋_GB2312" w:eastAsia="仿宋_GB2312" w:cs="仿宋_GB2312"/>
          <w:spacing w:val="2"/>
          <w:sz w:val="32"/>
          <w:szCs w:val="32"/>
          <w:lang w:eastAsia="zh-CN"/>
        </w:rPr>
        <w:t>、用户</w:t>
      </w:r>
      <w:r>
        <w:rPr>
          <w:rFonts w:hint="eastAsia" w:ascii="仿宋_GB2312" w:hAnsi="仿宋_GB2312" w:eastAsia="仿宋_GB2312" w:cs="仿宋_GB2312"/>
          <w:spacing w:val="2"/>
          <w:sz w:val="32"/>
          <w:szCs w:val="32"/>
        </w:rPr>
        <w:t>数据监控与分析决策提供支撑</w:t>
      </w:r>
      <w:r>
        <w:rPr>
          <w:rFonts w:hint="eastAsia" w:ascii="仿宋_GB2312" w:hAnsi="仿宋_GB2312" w:eastAsia="仿宋_GB2312" w:cs="仿宋_GB2312"/>
          <w:spacing w:val="2"/>
          <w:sz w:val="32"/>
          <w:szCs w:val="32"/>
          <w:lang w:eastAsia="zh-CN"/>
        </w:rPr>
        <w:t>。</w:t>
      </w:r>
    </w:p>
    <w:p w14:paraId="22E2C21D">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Change w:id="1" w:author="架构管控" w:date="2026-03-25T21:43:23Z">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pPr>
        </w:pPrChange>
      </w:pPr>
      <w:r>
        <w:rPr>
          <w:rFonts w:hint="eastAsia" w:ascii="仿宋_GB2312" w:hAnsi="仿宋_GB2312" w:eastAsia="仿宋_GB2312" w:cs="仿宋_GB2312"/>
          <w:spacing w:val="2"/>
          <w:sz w:val="32"/>
          <w:szCs w:val="32"/>
          <w:lang w:eastAsia="zh-CN"/>
        </w:rPr>
        <w:t>建立统一数字身份认证服务，构建身份互信机制。“智慧科协”平台提供统一数字身份认证服务，建立平台与各级学会、地方科协自有系统的互信机制，实现用户身份的跨系统、</w:t>
      </w:r>
      <w:r>
        <w:rPr>
          <w:rFonts w:hint="eastAsia" w:ascii="仿宋_GB2312" w:hAnsi="仿宋_GB2312" w:eastAsia="仿宋_GB2312" w:cs="仿宋_GB2312"/>
          <w:spacing w:val="2"/>
          <w:sz w:val="32"/>
          <w:szCs w:val="32"/>
          <w:lang w:val="en-US" w:eastAsia="zh-CN"/>
        </w:rPr>
        <w:t>跨组织</w:t>
      </w:r>
      <w:r>
        <w:rPr>
          <w:rFonts w:hint="eastAsia" w:ascii="仿宋_GB2312" w:hAnsi="仿宋_GB2312" w:eastAsia="仿宋_GB2312" w:cs="仿宋_GB2312"/>
          <w:spacing w:val="2"/>
          <w:sz w:val="32"/>
          <w:szCs w:val="32"/>
          <w:lang w:eastAsia="zh-CN"/>
        </w:rPr>
        <w:t>互认互信，为科技工作者提供便捷的一站式登录和身份认证服务，提升用户体验和系统安全性。</w:t>
      </w:r>
    </w:p>
    <w:p w14:paraId="648C79B7">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lang w:eastAsia="zh-CN"/>
        </w:rPr>
        <w:pPrChange w:id="2" w:author="架构管控" w:date="2026-03-25T21:43:53Z">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pPr>
        </w:pPrChange>
      </w:pPr>
      <w:r>
        <w:rPr>
          <w:rFonts w:hint="eastAsia" w:ascii="仿宋_GB2312" w:hAnsi="仿宋_GB2312" w:eastAsia="仿宋_GB2312" w:cs="仿宋_GB2312"/>
          <w:spacing w:val="2"/>
          <w:sz w:val="32"/>
          <w:szCs w:val="32"/>
          <w:lang w:eastAsia="zh-CN"/>
        </w:rPr>
        <w:t>构建共建共享的数据服务生态。平台沉淀全国、省级、市级学会、省市县三级科协</w:t>
      </w:r>
      <w:r>
        <w:rPr>
          <w:rFonts w:hint="eastAsia" w:ascii="仿宋_GB2312" w:hAnsi="仿宋_GB2312" w:eastAsia="仿宋_GB2312" w:cs="仿宋_GB2312"/>
          <w:spacing w:val="2"/>
          <w:sz w:val="32"/>
          <w:szCs w:val="32"/>
          <w:lang w:val="en-US" w:eastAsia="zh-CN"/>
        </w:rPr>
        <w:t>及基层</w:t>
      </w:r>
      <w:r>
        <w:rPr>
          <w:rFonts w:hint="eastAsia" w:ascii="仿宋_GB2312" w:hAnsi="仿宋_GB2312" w:eastAsia="仿宋_GB2312" w:cs="仿宋_GB2312"/>
          <w:spacing w:val="2"/>
          <w:sz w:val="32"/>
          <w:szCs w:val="32"/>
          <w:lang w:eastAsia="zh-CN"/>
        </w:rPr>
        <w:t>组织人员数据</w:t>
      </w:r>
      <w:r>
        <w:rPr>
          <w:rFonts w:hint="eastAsia" w:ascii="仿宋_GB2312" w:hAnsi="仿宋_GB2312" w:eastAsia="仿宋_GB2312" w:cs="仿宋_GB2312"/>
          <w:spacing w:val="2"/>
          <w:sz w:val="32"/>
          <w:szCs w:val="32"/>
          <w:lang w:val="en-US" w:eastAsia="zh-CN"/>
        </w:rPr>
        <w:t>和易用业务系统</w:t>
      </w:r>
      <w:r>
        <w:rPr>
          <w:rFonts w:hint="eastAsia" w:ascii="仿宋_GB2312" w:hAnsi="仿宋_GB2312" w:eastAsia="仿宋_GB2312" w:cs="仿宋_GB2312"/>
          <w:spacing w:val="2"/>
          <w:sz w:val="32"/>
          <w:szCs w:val="32"/>
          <w:lang w:eastAsia="zh-CN"/>
        </w:rPr>
        <w:t>，按授权访问通过标准化接口、数据订阅、</w:t>
      </w:r>
      <w:r>
        <w:rPr>
          <w:rFonts w:hint="eastAsia" w:ascii="仿宋_GB2312" w:hAnsi="仿宋_GB2312" w:eastAsia="仿宋_GB2312" w:cs="仿宋_GB2312"/>
          <w:spacing w:val="2"/>
          <w:sz w:val="32"/>
          <w:szCs w:val="32"/>
          <w:lang w:val="en-US" w:eastAsia="zh-CN"/>
        </w:rPr>
        <w:t>系统集成</w:t>
      </w:r>
      <w:r>
        <w:rPr>
          <w:rFonts w:hint="eastAsia" w:ascii="仿宋_GB2312" w:hAnsi="仿宋_GB2312" w:eastAsia="仿宋_GB2312" w:cs="仿宋_GB2312"/>
          <w:spacing w:val="2"/>
          <w:sz w:val="32"/>
          <w:szCs w:val="32"/>
          <w:lang w:eastAsia="zh-CN"/>
        </w:rPr>
        <w:t>等方式与各级组织自有系统实现数据</w:t>
      </w:r>
      <w:r>
        <w:rPr>
          <w:rFonts w:hint="eastAsia" w:ascii="仿宋_GB2312" w:hAnsi="仿宋_GB2312" w:eastAsia="仿宋_GB2312" w:cs="仿宋_GB2312"/>
          <w:spacing w:val="2"/>
          <w:sz w:val="32"/>
          <w:szCs w:val="32"/>
          <w:lang w:val="en-US" w:eastAsia="zh-CN"/>
        </w:rPr>
        <w:t>和业务系统</w:t>
      </w:r>
      <w:r>
        <w:rPr>
          <w:rFonts w:hint="eastAsia" w:ascii="仿宋_GB2312" w:hAnsi="仿宋_GB2312" w:eastAsia="仿宋_GB2312" w:cs="仿宋_GB2312"/>
          <w:spacing w:val="2"/>
          <w:sz w:val="32"/>
          <w:szCs w:val="32"/>
          <w:lang w:eastAsia="zh-CN"/>
        </w:rPr>
        <w:t>共享。各级组织积累的科技资源和活动数据，与“智慧科协”数据中台对接，共享平台数据治理能力，形成更完整的数据视图和服务看板，提升各级组织数据治理能力。</w:t>
      </w:r>
    </w:p>
    <w:p w14:paraId="0DCB64B3">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del w:id="3" w:author="架构管控" w:date="2026-03-25T21:47:35Z"/>
          <w:rFonts w:hint="eastAsia" w:ascii="仿宋_GB2312" w:hAnsi="仿宋_GB2312" w:eastAsia="仿宋_GB2312" w:cs="仿宋_GB2312"/>
          <w:spacing w:val="2"/>
          <w:sz w:val="32"/>
          <w:szCs w:val="32"/>
          <w:lang w:eastAsia="zh-CN"/>
        </w:rPr>
      </w:pPr>
    </w:p>
    <w:bookmarkEnd w:id="3"/>
    <w:p w14:paraId="06746A56">
      <w:pPr>
        <w:widowControl/>
        <w:spacing w:line="580" w:lineRule="exact"/>
        <w:ind w:firstLine="643" w:firstLineChars="200"/>
        <w:rPr>
          <w:rFonts w:hint="eastAsia" w:ascii="楷体_GB2312" w:hAnsi="黑体" w:eastAsia="楷体_GB2312" w:cs="Arial"/>
          <w:b/>
          <w:bCs/>
          <w:color w:val="000000"/>
          <w:kern w:val="0"/>
          <w:sz w:val="32"/>
          <w:szCs w:val="32"/>
          <w:lang w:val="en-US" w:eastAsia="zh-CN"/>
        </w:rPr>
      </w:pPr>
      <w:r>
        <w:rPr>
          <w:rFonts w:hint="eastAsia" w:ascii="楷体_GB2312" w:hAnsi="黑体" w:eastAsia="楷体_GB2312" w:cs="Arial"/>
          <w:b/>
          <w:bCs/>
          <w:color w:val="000000"/>
          <w:kern w:val="0"/>
          <w:sz w:val="32"/>
          <w:szCs w:val="32"/>
          <w:lang w:val="en-US" w:eastAsia="zh-CN"/>
        </w:rPr>
        <w:t>（七）筑牢数据安全保障体系</w:t>
      </w:r>
    </w:p>
    <w:p w14:paraId="3B201EA3">
      <w:pPr>
        <w:keepNext w:val="0"/>
        <w:keepLines w:val="0"/>
        <w:pageBreakBefore w:val="0"/>
        <w:widowControl/>
        <w:kinsoku/>
        <w:wordWrap/>
        <w:overflowPunct/>
        <w:topLinePunct w:val="0"/>
        <w:autoSpaceDE/>
        <w:autoSpaceDN/>
        <w:bidi w:val="0"/>
        <w:adjustRightInd/>
        <w:snapToGrid/>
        <w:spacing w:line="580" w:lineRule="exact"/>
        <w:ind w:firstLine="648" w:firstLineChars="200"/>
        <w:textAlignment w:val="auto"/>
        <w:rPr>
          <w:rFonts w:hint="eastAsia" w:ascii="仿宋_GB2312" w:hAnsi="仿宋_GB2312" w:eastAsia="仿宋_GB2312" w:cs="仿宋_GB2312"/>
          <w:spacing w:val="2"/>
          <w:sz w:val="32"/>
          <w:szCs w:val="32"/>
        </w:rPr>
      </w:pPr>
      <w:r>
        <w:rPr>
          <w:rFonts w:hint="eastAsia" w:ascii="仿宋_GB2312" w:hAnsi="仿宋_GB2312" w:eastAsia="仿宋_GB2312" w:cs="仿宋_GB2312"/>
          <w:spacing w:val="2"/>
          <w:sz w:val="32"/>
          <w:szCs w:val="32"/>
          <w:lang w:eastAsia="zh-CN"/>
        </w:rPr>
        <w:t>数据安全严格贯彻落实国家有关网络和数据安全法律法规。</w:t>
      </w:r>
      <w:r>
        <w:rPr>
          <w:rFonts w:hint="eastAsia" w:ascii="仿宋_GB2312" w:hAnsi="仿宋_GB2312" w:eastAsia="仿宋_GB2312" w:cs="仿宋_GB2312"/>
          <w:spacing w:val="2"/>
          <w:sz w:val="32"/>
          <w:szCs w:val="32"/>
        </w:rPr>
        <w:t>数据存储实行分类分级加密，核心敏感信息采用高强度加密，</w:t>
      </w:r>
      <w:r>
        <w:rPr>
          <w:rFonts w:hint="eastAsia" w:ascii="仿宋_GB2312" w:hAnsi="仿宋_GB2312" w:eastAsia="仿宋_GB2312" w:cs="仿宋_GB2312"/>
          <w:spacing w:val="2"/>
          <w:sz w:val="32"/>
          <w:szCs w:val="32"/>
          <w:lang w:eastAsia="zh-CN"/>
        </w:rPr>
        <w:t>按照</w:t>
      </w:r>
      <w:r>
        <w:rPr>
          <w:rFonts w:hint="eastAsia" w:ascii="仿宋_GB2312" w:hAnsi="仿宋_GB2312" w:eastAsia="仿宋_GB2312" w:cs="仿宋_GB2312"/>
          <w:spacing w:val="2"/>
          <w:sz w:val="32"/>
          <w:szCs w:val="32"/>
        </w:rPr>
        <w:t>最小权限严控访问；数据共享实行分级授权，对数据的更新、查询、导出等操作实施全过程监控与日志记录，严防数据滥用；数据服务严格审核，明确使用边界，加密交换并定期核查；作废数据建立严格的审核与销毁流程，采用专业手段彻底清除，确保不可恢复。</w:t>
      </w:r>
    </w:p>
    <w:p w14:paraId="026BE299">
      <w:pPr>
        <w:keepNext w:val="0"/>
        <w:keepLines w:val="0"/>
        <w:pageBreakBefore w:val="0"/>
        <w:widowControl w:val="0"/>
        <w:kinsoku/>
        <w:wordWrap/>
        <w:overflowPunct/>
        <w:topLinePunct w:val="0"/>
        <w:bidi w:val="0"/>
        <w:adjustRightInd w:val="0"/>
        <w:snapToGrid w:val="0"/>
        <w:spacing w:beforeAutospacing="0" w:afterAutospacing="0" w:line="580" w:lineRule="exact"/>
        <w:ind w:firstLine="648" w:firstLineChars="200"/>
        <w:textAlignment w:val="auto"/>
        <w:rPr>
          <w:rFonts w:hint="default" w:ascii="Times New Roman" w:hAnsi="Times New Roman" w:eastAsia="仿宋_GB2312" w:cs="Times New Roman"/>
          <w:spacing w:val="2"/>
          <w:sz w:val="32"/>
          <w:szCs w:val="32"/>
        </w:rPr>
      </w:pPr>
      <w:r>
        <w:rPr>
          <w:rFonts w:hint="eastAsia" w:ascii="仿宋_GB2312" w:hAnsi="仿宋_GB2312" w:eastAsia="仿宋_GB2312" w:cs="仿宋_GB2312"/>
          <w:spacing w:val="2"/>
          <w:sz w:val="32"/>
          <w:szCs w:val="32"/>
        </w:rPr>
        <w:t>建立完备的数据备份机制</w:t>
      </w:r>
      <w:r>
        <w:rPr>
          <w:rFonts w:hint="eastAsia" w:ascii="仿宋_GB2312" w:hAnsi="仿宋_GB2312" w:eastAsia="仿宋_GB2312" w:cs="仿宋_GB2312"/>
          <w:spacing w:val="2"/>
          <w:sz w:val="32"/>
          <w:szCs w:val="32"/>
          <w:lang w:eastAsia="zh-CN"/>
        </w:rPr>
        <w:t>和数据行为审计体系。</w:t>
      </w:r>
      <w:r>
        <w:rPr>
          <w:rFonts w:hint="eastAsia" w:ascii="仿宋_GB2312" w:hAnsi="仿宋_GB2312" w:eastAsia="仿宋_GB2312" w:cs="仿宋_GB2312"/>
          <w:spacing w:val="2"/>
          <w:sz w:val="32"/>
          <w:szCs w:val="32"/>
        </w:rPr>
        <w:t>采用“本地+异地”双备份模式，定期对关键数据进行全量、增量备份，并开展恢复性测试，确保数据在遭受破坏时能快速恢复。</w:t>
      </w:r>
      <w:r>
        <w:rPr>
          <w:rFonts w:hint="eastAsia" w:ascii="仿宋_GB2312" w:hAnsi="仿宋_GB2312" w:eastAsia="仿宋_GB2312" w:cs="仿宋_GB2312"/>
          <w:spacing w:val="2"/>
          <w:sz w:val="32"/>
          <w:szCs w:val="32"/>
          <w:lang w:eastAsia="zh-CN"/>
        </w:rPr>
        <w:t>数据行为审计</w:t>
      </w:r>
      <w:r>
        <w:rPr>
          <w:rFonts w:hint="eastAsia" w:ascii="仿宋_GB2312" w:hAnsi="仿宋_GB2312" w:eastAsia="仿宋_GB2312" w:cs="仿宋_GB2312"/>
          <w:spacing w:val="2"/>
          <w:sz w:val="32"/>
          <w:szCs w:val="32"/>
        </w:rPr>
        <w:t>覆盖数据全生命周期，对操作日志进行详尽记录、分析与异常预警，强化审计结果应用，对违规行为严肃追责，通过技术与管理双轮驱动，实现数据安全的闭环管控与持续优化。</w:t>
      </w:r>
    </w:p>
    <w:p w14:paraId="11A259DC">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三、实施步骤</w:t>
      </w:r>
    </w:p>
    <w:p w14:paraId="3DED8844">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2026年3月，完成代表大会、会员管理、</w:t>
      </w:r>
      <w:r>
        <w:rPr>
          <w:rFonts w:hint="eastAsia" w:eastAsia="仿宋_GB2312" w:cs="Times New Roman"/>
          <w:bCs/>
          <w:sz w:val="32"/>
          <w:szCs w:val="32"/>
          <w:lang w:eastAsia="zh-CN"/>
        </w:rPr>
        <w:t>高校科协、企业科协、园区科协、农技协、科技小院、</w:t>
      </w:r>
      <w:r>
        <w:rPr>
          <w:rFonts w:hint="default" w:ascii="Times New Roman" w:hAnsi="Times New Roman" w:eastAsia="仿宋_GB2312" w:cs="Times New Roman"/>
          <w:bCs/>
          <w:sz w:val="32"/>
          <w:szCs w:val="32"/>
        </w:rPr>
        <w:t>组织管理、用户管理和科协一家数据梳理工作，做好省市县三级地方科协领导机构和三级学会领导机构人员数据梳理工作，做好数据铺底准备。</w:t>
      </w:r>
    </w:p>
    <w:p w14:paraId="6CD03D5F">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2026年4月，完成科协组织体系信息化系统建设部署工作，开展试点试行，总结经验、完善系统。召开全国学会和地方科协应用推广动员培训会，建立科协组织联络员队伍，在网上开展日常技术指导和服务咨询。</w:t>
      </w:r>
    </w:p>
    <w:p w14:paraId="5FFDF661">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2026年5月，</w:t>
      </w:r>
      <w:r>
        <w:rPr>
          <w:rFonts w:hint="default" w:ascii="Times New Roman" w:hAnsi="Times New Roman" w:eastAsia="仿宋_GB2312" w:cs="Times New Roman"/>
          <w:bCs/>
          <w:sz w:val="32"/>
          <w:szCs w:val="32"/>
          <w:lang w:eastAsia="zh-CN"/>
        </w:rPr>
        <w:t>汇聚</w:t>
      </w:r>
      <w:r>
        <w:rPr>
          <w:rFonts w:hint="default" w:ascii="Times New Roman" w:hAnsi="Times New Roman" w:eastAsia="仿宋_GB2312" w:cs="Times New Roman"/>
          <w:bCs/>
          <w:sz w:val="32"/>
          <w:szCs w:val="32"/>
        </w:rPr>
        <w:t>中国科协、全国学会、省级科协组织领导机构人员数据，初步建立中国科协组织体系，支撑数据查询检索和统计分析功能，实现组织找人、人找组织。</w:t>
      </w:r>
    </w:p>
    <w:p w14:paraId="0DAC6A66">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2026年9月，开展省级学会、市级科协</w:t>
      </w:r>
      <w:r>
        <w:rPr>
          <w:rFonts w:hint="eastAsia" w:eastAsia="仿宋_GB2312" w:cs="Times New Roman"/>
          <w:bCs/>
          <w:sz w:val="32"/>
          <w:szCs w:val="32"/>
          <w:lang w:eastAsia="zh-CN"/>
        </w:rPr>
        <w:t>、基层组织</w:t>
      </w:r>
      <w:r>
        <w:rPr>
          <w:rFonts w:hint="default" w:ascii="Times New Roman" w:hAnsi="Times New Roman" w:eastAsia="仿宋_GB2312" w:cs="Times New Roman"/>
          <w:bCs/>
          <w:sz w:val="32"/>
          <w:szCs w:val="32"/>
          <w:lang w:val="en-US" w:eastAsia="zh-CN"/>
        </w:rPr>
        <w:t>联络</w:t>
      </w:r>
      <w:r>
        <w:rPr>
          <w:rFonts w:hint="default" w:ascii="Times New Roman" w:hAnsi="Times New Roman" w:eastAsia="仿宋_GB2312" w:cs="Times New Roman"/>
          <w:bCs/>
          <w:sz w:val="32"/>
          <w:szCs w:val="32"/>
        </w:rPr>
        <w:t>员培训工作，</w:t>
      </w:r>
      <w:r>
        <w:rPr>
          <w:rFonts w:hint="default" w:ascii="Times New Roman" w:hAnsi="Times New Roman" w:eastAsia="仿宋_GB2312" w:cs="Times New Roman"/>
          <w:bCs/>
          <w:sz w:val="32"/>
          <w:szCs w:val="32"/>
          <w:lang w:eastAsia="zh-CN"/>
        </w:rPr>
        <w:t>汇聚</w:t>
      </w:r>
      <w:r>
        <w:rPr>
          <w:rFonts w:hint="default" w:ascii="Times New Roman" w:hAnsi="Times New Roman" w:eastAsia="仿宋_GB2312" w:cs="Times New Roman"/>
          <w:bCs/>
          <w:sz w:val="32"/>
          <w:szCs w:val="32"/>
        </w:rPr>
        <w:t>省级学会、市级科协</w:t>
      </w:r>
      <w:r>
        <w:rPr>
          <w:rFonts w:hint="eastAsia" w:eastAsia="仿宋_GB2312" w:cs="Times New Roman"/>
          <w:bCs/>
          <w:sz w:val="32"/>
          <w:szCs w:val="32"/>
          <w:lang w:eastAsia="zh-CN"/>
        </w:rPr>
        <w:t>、基层组织</w:t>
      </w:r>
      <w:r>
        <w:rPr>
          <w:rFonts w:hint="default" w:ascii="Times New Roman" w:hAnsi="Times New Roman" w:eastAsia="仿宋_GB2312" w:cs="Times New Roman"/>
          <w:bCs/>
          <w:sz w:val="32"/>
          <w:szCs w:val="32"/>
        </w:rPr>
        <w:t>组织</w:t>
      </w:r>
      <w:r>
        <w:rPr>
          <w:rFonts w:hint="default" w:ascii="Times New Roman" w:hAnsi="Times New Roman" w:eastAsia="仿宋_GB2312" w:cs="Times New Roman"/>
          <w:bCs/>
          <w:sz w:val="32"/>
          <w:szCs w:val="32"/>
          <w:lang w:eastAsia="zh-CN"/>
        </w:rPr>
        <w:t>机构人员数据，</w:t>
      </w:r>
      <w:r>
        <w:rPr>
          <w:rFonts w:hint="default" w:ascii="Times New Roman" w:hAnsi="Times New Roman" w:eastAsia="仿宋_GB2312" w:cs="Times New Roman"/>
          <w:bCs/>
          <w:sz w:val="32"/>
          <w:szCs w:val="32"/>
        </w:rPr>
        <w:t>优化完善组织树管理维护功能，提供数据分析服务和个性化推荐功能，为学术会议、科技期刊、科技人物等场景提供数据支撑。</w:t>
      </w:r>
    </w:p>
    <w:p w14:paraId="0C8CFD3A">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Cs/>
          <w:sz w:val="32"/>
          <w:szCs w:val="32"/>
        </w:rPr>
        <w:t>2026年12月，基本形成覆盖</w:t>
      </w:r>
      <w:r>
        <w:rPr>
          <w:rFonts w:hint="default" w:ascii="Times New Roman" w:hAnsi="Times New Roman" w:eastAsia="仿宋_GB2312" w:cs="Times New Roman"/>
          <w:color w:val="000000"/>
          <w:kern w:val="0"/>
          <w:sz w:val="32"/>
          <w:szCs w:val="32"/>
        </w:rPr>
        <w:t>省市县三级科协领导机构人员信息系统和三级学会会员库的</w:t>
      </w:r>
      <w:r>
        <w:rPr>
          <w:rFonts w:hint="default" w:ascii="Times New Roman" w:hAnsi="Times New Roman" w:eastAsia="仿宋_GB2312" w:cs="Times New Roman"/>
          <w:bCs/>
          <w:sz w:val="32"/>
          <w:szCs w:val="32"/>
        </w:rPr>
        <w:t>组织体系建设，支撑“智慧科协”平台场景的使用，提升科协组织体系网上持续运营的能力，支撑高质量学术社群建设。</w:t>
      </w:r>
    </w:p>
    <w:p w14:paraId="4367BC16">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color w:val="000000"/>
          <w:kern w:val="0"/>
          <w:sz w:val="32"/>
          <w:szCs w:val="32"/>
        </w:rPr>
      </w:pPr>
      <w:r>
        <w:rPr>
          <w:rFonts w:hint="default" w:ascii="Times New Roman" w:hAnsi="Times New Roman" w:eastAsia="黑体" w:cs="Times New Roman"/>
          <w:color w:val="000000"/>
          <w:kern w:val="0"/>
          <w:sz w:val="32"/>
          <w:szCs w:val="32"/>
        </w:rPr>
        <w:t>四、保障机制</w:t>
      </w:r>
    </w:p>
    <w:p w14:paraId="32DE8985">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color w:val="000000"/>
          <w:kern w:val="0"/>
          <w:sz w:val="32"/>
          <w:szCs w:val="32"/>
        </w:rPr>
        <w:t>1.加强组织领导。建强组织是科协重大而紧迫的生命力工程</w:t>
      </w:r>
      <w:r>
        <w:rPr>
          <w:rFonts w:hint="default" w:ascii="Times New Roman" w:hAnsi="Times New Roman" w:eastAsia="仿宋_GB2312" w:cs="Times New Roman"/>
          <w:color w:val="000000"/>
          <w:kern w:val="0"/>
          <w:sz w:val="32"/>
          <w:szCs w:val="32"/>
          <w:lang w:eastAsia="zh-CN"/>
        </w:rPr>
        <w:t>，</w:t>
      </w:r>
      <w:r>
        <w:rPr>
          <w:rFonts w:hint="default" w:ascii="Times New Roman" w:hAnsi="Times New Roman" w:eastAsia="仿宋_GB2312" w:cs="Times New Roman"/>
          <w:color w:val="000000"/>
          <w:kern w:val="0"/>
          <w:sz w:val="32"/>
          <w:szCs w:val="32"/>
        </w:rPr>
        <w:t>在中国科协网络安全和信息化领导小组直接领导下，网信办统筹推进中国科协组织体系信息化系统建设工作，负责系统建设、数据汇</w:t>
      </w:r>
      <w:r>
        <w:rPr>
          <w:rFonts w:hint="default" w:ascii="Times New Roman" w:hAnsi="Times New Roman" w:eastAsia="仿宋_GB2312" w:cs="Times New Roman"/>
          <w:spacing w:val="-6"/>
          <w:sz w:val="32"/>
          <w:szCs w:val="32"/>
        </w:rPr>
        <w:t>聚、运营管理、动员培训和考核评价工作。组织人事部、科技创新部</w:t>
      </w:r>
      <w:r>
        <w:rPr>
          <w:rFonts w:hint="eastAsia" w:eastAsia="仿宋_GB2312" w:cs="Times New Roman"/>
          <w:spacing w:val="-6"/>
          <w:sz w:val="32"/>
          <w:szCs w:val="32"/>
          <w:lang w:eastAsia="zh-CN"/>
        </w:rPr>
        <w:t>、学会服务中心、青少年中心、白家庄办公区按职责统筹推动全国学会、地方科协、和基层组织</w:t>
      </w:r>
      <w:r>
        <w:rPr>
          <w:rFonts w:hint="default" w:ascii="Times New Roman" w:hAnsi="Times New Roman" w:eastAsia="仿宋_GB2312" w:cs="Times New Roman"/>
          <w:spacing w:val="-6"/>
          <w:sz w:val="32"/>
          <w:szCs w:val="32"/>
        </w:rPr>
        <w:t>开展数据动态</w:t>
      </w:r>
      <w:r>
        <w:rPr>
          <w:rFonts w:hint="eastAsia" w:eastAsia="仿宋_GB2312" w:cs="Times New Roman"/>
          <w:spacing w:val="-6"/>
          <w:sz w:val="32"/>
          <w:szCs w:val="32"/>
          <w:lang w:eastAsia="zh-CN"/>
        </w:rPr>
        <w:t>管理维护</w:t>
      </w:r>
      <w:r>
        <w:rPr>
          <w:rFonts w:hint="default" w:ascii="Times New Roman" w:hAnsi="Times New Roman" w:eastAsia="仿宋_GB2312" w:cs="Times New Roman"/>
          <w:spacing w:val="-6"/>
          <w:sz w:val="32"/>
          <w:szCs w:val="32"/>
        </w:rPr>
        <w:t>工作。</w:t>
      </w:r>
      <w:r>
        <w:rPr>
          <w:rFonts w:hint="eastAsia" w:eastAsia="仿宋_GB2312" w:cs="Times New Roman"/>
          <w:spacing w:val="-6"/>
          <w:sz w:val="32"/>
          <w:szCs w:val="32"/>
          <w:lang w:eastAsia="zh-CN"/>
        </w:rPr>
        <w:t>全国学会和地方</w:t>
      </w:r>
      <w:r>
        <w:rPr>
          <w:rFonts w:hint="default" w:ascii="Times New Roman" w:hAnsi="Times New Roman" w:eastAsia="仿宋_GB2312" w:cs="Times New Roman"/>
          <w:spacing w:val="-6"/>
          <w:sz w:val="32"/>
          <w:szCs w:val="32"/>
        </w:rPr>
        <w:t>科协</w:t>
      </w:r>
      <w:r>
        <w:rPr>
          <w:rFonts w:hint="eastAsia" w:eastAsia="仿宋_GB2312" w:cs="Times New Roman"/>
          <w:spacing w:val="-6"/>
          <w:sz w:val="32"/>
          <w:szCs w:val="32"/>
          <w:lang w:eastAsia="zh-CN"/>
        </w:rPr>
        <w:t>分类管理、</w:t>
      </w:r>
      <w:r>
        <w:rPr>
          <w:rFonts w:hint="default" w:ascii="Times New Roman" w:hAnsi="Times New Roman" w:eastAsia="仿宋_GB2312" w:cs="Times New Roman"/>
          <w:spacing w:val="-6"/>
          <w:sz w:val="32"/>
          <w:szCs w:val="32"/>
        </w:rPr>
        <w:t>分级负责，</w:t>
      </w:r>
      <w:r>
        <w:rPr>
          <w:rFonts w:hint="eastAsia" w:eastAsia="仿宋_GB2312" w:cs="Times New Roman"/>
          <w:spacing w:val="-6"/>
          <w:sz w:val="32"/>
          <w:szCs w:val="32"/>
          <w:lang w:eastAsia="zh-CN"/>
        </w:rPr>
        <w:t>逐级</w:t>
      </w:r>
      <w:r>
        <w:rPr>
          <w:rFonts w:hint="default" w:ascii="Times New Roman" w:hAnsi="Times New Roman" w:eastAsia="仿宋_GB2312" w:cs="Times New Roman"/>
          <w:spacing w:val="-6"/>
          <w:sz w:val="32"/>
          <w:szCs w:val="32"/>
        </w:rPr>
        <w:t>设立组织</w:t>
      </w:r>
      <w:r>
        <w:rPr>
          <w:rFonts w:hint="default" w:ascii="Times New Roman" w:hAnsi="Times New Roman" w:eastAsia="仿宋_GB2312" w:cs="Times New Roman"/>
          <w:spacing w:val="-6"/>
          <w:sz w:val="32"/>
          <w:szCs w:val="32"/>
          <w:lang w:val="en-US" w:eastAsia="zh-CN"/>
        </w:rPr>
        <w:t>联络</w:t>
      </w:r>
      <w:r>
        <w:rPr>
          <w:rFonts w:hint="default" w:ascii="Times New Roman" w:hAnsi="Times New Roman" w:eastAsia="仿宋_GB2312" w:cs="Times New Roman"/>
          <w:spacing w:val="-6"/>
          <w:sz w:val="32"/>
          <w:szCs w:val="32"/>
        </w:rPr>
        <w:t>员负责数据维护更新管理工作，确保省市县三级地方科协领导机构人员信息系统和三级学会会员库建设更新维护工作有序推进、责任到人。</w:t>
      </w:r>
    </w:p>
    <w:p w14:paraId="5FA35029">
      <w:pPr>
        <w:keepNext w:val="0"/>
        <w:keepLines w:val="0"/>
        <w:pageBreakBefore w:val="0"/>
        <w:widowControl w:val="0"/>
        <w:kinsoku/>
        <w:wordWrap/>
        <w:overflowPunct/>
        <w:topLinePunct w:val="0"/>
        <w:autoSpaceDE w:val="0"/>
        <w:autoSpaceDN w:val="0"/>
        <w:bidi w:val="0"/>
        <w:adjustRightInd w:val="0"/>
        <w:snapToGrid w:val="0"/>
        <w:spacing w:beforeAutospacing="0" w:afterAutospacing="0" w:line="580" w:lineRule="exact"/>
        <w:ind w:firstLine="616" w:firstLineChars="200"/>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spacing w:val="-6"/>
          <w:sz w:val="32"/>
          <w:szCs w:val="32"/>
        </w:rPr>
        <w:t>2.建立台账管理。网信办会同组织人事部、科技创新部设立中国科协组织树建设台账，及时准确跟踪、掌握各级组织树更新维护情况，建立实时监测、定期核查通报的工作机制，促进数据动态更新落地见效。全国学会</w:t>
      </w:r>
      <w:r>
        <w:rPr>
          <w:rFonts w:hint="eastAsia" w:eastAsia="仿宋_GB2312" w:cs="Times New Roman"/>
          <w:spacing w:val="-6"/>
          <w:sz w:val="32"/>
          <w:szCs w:val="32"/>
          <w:lang w:eastAsia="zh-CN"/>
        </w:rPr>
        <w:t>、</w:t>
      </w:r>
      <w:r>
        <w:rPr>
          <w:rFonts w:hint="default" w:ascii="Times New Roman" w:hAnsi="Times New Roman" w:eastAsia="仿宋_GB2312" w:cs="Times New Roman"/>
          <w:spacing w:val="-6"/>
          <w:sz w:val="32"/>
          <w:szCs w:val="32"/>
        </w:rPr>
        <w:t>地方科协</w:t>
      </w:r>
      <w:r>
        <w:rPr>
          <w:rFonts w:hint="eastAsia" w:eastAsia="仿宋_GB2312" w:cs="Times New Roman"/>
          <w:spacing w:val="-6"/>
          <w:sz w:val="32"/>
          <w:szCs w:val="32"/>
          <w:lang w:eastAsia="zh-CN"/>
        </w:rPr>
        <w:t>、基层组织</w:t>
      </w:r>
      <w:r>
        <w:rPr>
          <w:rFonts w:hint="default" w:ascii="Times New Roman" w:hAnsi="Times New Roman" w:eastAsia="仿宋_GB2312" w:cs="Times New Roman"/>
          <w:spacing w:val="-6"/>
          <w:sz w:val="32"/>
          <w:szCs w:val="32"/>
        </w:rPr>
        <w:t>各级组织设立组织</w:t>
      </w:r>
      <w:r>
        <w:rPr>
          <w:rFonts w:hint="default" w:ascii="Times New Roman" w:hAnsi="Times New Roman" w:eastAsia="仿宋_GB2312" w:cs="Times New Roman"/>
          <w:spacing w:val="-6"/>
          <w:sz w:val="32"/>
          <w:szCs w:val="32"/>
          <w:lang w:val="en-US" w:eastAsia="zh-CN"/>
        </w:rPr>
        <w:t>联络员</w:t>
      </w:r>
      <w:r>
        <w:rPr>
          <w:rFonts w:hint="default" w:ascii="Times New Roman" w:hAnsi="Times New Roman" w:eastAsia="仿宋_GB2312" w:cs="Times New Roman"/>
          <w:spacing w:val="-6"/>
          <w:sz w:val="32"/>
          <w:szCs w:val="32"/>
        </w:rPr>
        <w:t>，负责相关组织人员数据整理、更新、盘点、提交和问题反馈，推动组织、人员数据动态更新、权威准确。</w:t>
      </w:r>
    </w:p>
    <w:p w14:paraId="06346445">
      <w:pPr>
        <w:keepNext w:val="0"/>
        <w:keepLines w:val="0"/>
        <w:pageBreakBefore w:val="0"/>
        <w:widowControl w:val="0"/>
        <w:kinsoku/>
        <w:wordWrap/>
        <w:overflowPunct/>
        <w:topLinePunct w:val="0"/>
        <w:autoSpaceDE w:val="0"/>
        <w:autoSpaceDN w:val="0"/>
        <w:bidi w:val="0"/>
        <w:adjustRightInd w:val="0"/>
        <w:snapToGrid w:val="0"/>
        <w:spacing w:beforeAutospacing="0" w:afterAutospacing="0" w:line="580" w:lineRule="exact"/>
        <w:ind w:firstLine="616" w:firstLineChars="200"/>
        <w:textAlignment w:val="auto"/>
        <w:rPr>
          <w:rFonts w:hint="default" w:ascii="Times New Roman" w:hAnsi="Times New Roman" w:eastAsia="仿宋_GB2312" w:cs="Times New Roman"/>
          <w:spacing w:val="-6"/>
          <w:sz w:val="32"/>
          <w:szCs w:val="32"/>
        </w:rPr>
      </w:pPr>
      <w:r>
        <w:rPr>
          <w:rFonts w:hint="default" w:ascii="Times New Roman" w:hAnsi="Times New Roman" w:eastAsia="仿宋_GB2312" w:cs="Times New Roman"/>
          <w:spacing w:val="-6"/>
          <w:sz w:val="32"/>
          <w:szCs w:val="32"/>
        </w:rPr>
        <w:t>3.健全激励机制。全国学会与地方科协的联络员机制，是推进中国科协组织体系信息化系统建设的关键支撑和重要保障</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与中国科协直属机关既有的联系机制进行统筹协同，减轻基层工作负担。网信办会同组织人事部、科技创新部将数据汇集情况纳入工作</w:t>
      </w:r>
      <w:r>
        <w:rPr>
          <w:rFonts w:hint="eastAsia" w:eastAsia="仿宋_GB2312" w:cs="Times New Roman"/>
          <w:spacing w:val="-6"/>
          <w:sz w:val="32"/>
          <w:szCs w:val="32"/>
          <w:lang w:eastAsia="zh-CN"/>
        </w:rPr>
        <w:t>评价</w:t>
      </w:r>
      <w:r>
        <w:rPr>
          <w:rFonts w:hint="default" w:ascii="Times New Roman" w:hAnsi="Times New Roman" w:eastAsia="仿宋_GB2312" w:cs="Times New Roman"/>
          <w:spacing w:val="-6"/>
          <w:sz w:val="32"/>
          <w:szCs w:val="32"/>
        </w:rPr>
        <w:t>。建立数据年检机制，利用数据驾驶舱建立地方科协、全国学会和各级组织体系信息化应用成效荣誉榜，营造良</w:t>
      </w:r>
      <w:r>
        <w:rPr>
          <w:rFonts w:hint="default" w:ascii="Times New Roman" w:hAnsi="Times New Roman" w:eastAsia="仿宋_GB2312" w:cs="Times New Roman"/>
          <w:spacing w:val="-6"/>
          <w:sz w:val="32"/>
          <w:szCs w:val="32"/>
          <w:lang w:val="en-US" w:eastAsia="zh-CN"/>
        </w:rPr>
        <w:t>好</w:t>
      </w:r>
      <w:r>
        <w:rPr>
          <w:rFonts w:hint="default" w:ascii="Times New Roman" w:hAnsi="Times New Roman" w:eastAsia="仿宋_GB2312" w:cs="Times New Roman"/>
          <w:spacing w:val="-6"/>
          <w:sz w:val="32"/>
          <w:szCs w:val="32"/>
        </w:rPr>
        <w:t>生态。适时总结典型案例，开展经验交流，对表现突出的相关组织和人员给予表彰奖励。</w:t>
      </w:r>
    </w:p>
    <w:p w14:paraId="27A4BD73">
      <w:pPr>
        <w:pStyle w:val="4"/>
        <w:keepNext w:val="0"/>
        <w:keepLines w:val="0"/>
        <w:pageBreakBefore w:val="0"/>
        <w:widowControl w:val="0"/>
        <w:kinsoku/>
        <w:wordWrap/>
        <w:overflowPunct/>
        <w:topLinePunct w:val="0"/>
        <w:bidi w:val="0"/>
        <w:spacing w:beforeAutospacing="0" w:afterAutospacing="0" w:line="580" w:lineRule="exact"/>
        <w:textAlignment w:val="auto"/>
        <w:rPr>
          <w:rFonts w:hint="default" w:ascii="Times New Roman" w:hAnsi="Times New Roman" w:cs="Times New Roman"/>
        </w:rPr>
      </w:pPr>
    </w:p>
    <w:p w14:paraId="18EBF599">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附件</w:t>
      </w:r>
      <w:r>
        <w:rPr>
          <w:rFonts w:hint="eastAsia" w:eastAsia="仿宋_GB2312" w:cs="Times New Roman"/>
          <w:sz w:val="32"/>
          <w:szCs w:val="32"/>
          <w:lang w:eastAsia="zh-CN"/>
        </w:rPr>
        <w:t>：</w:t>
      </w:r>
      <w:r>
        <w:rPr>
          <w:rFonts w:hint="default" w:ascii="Times New Roman" w:hAnsi="Times New Roman" w:eastAsia="仿宋_GB2312" w:cs="Times New Roman"/>
          <w:sz w:val="32"/>
          <w:szCs w:val="32"/>
        </w:rPr>
        <w:t>1.中国科协组织体系信息化系统建设组织架构</w:t>
      </w:r>
    </w:p>
    <w:p w14:paraId="013C1931">
      <w:pPr>
        <w:keepNext w:val="0"/>
        <w:keepLines w:val="0"/>
        <w:pageBreakBefore w:val="0"/>
        <w:widowControl w:val="0"/>
        <w:kinsoku/>
        <w:wordWrap/>
        <w:overflowPunct/>
        <w:topLinePunct w:val="0"/>
        <w:bidi w:val="0"/>
        <w:adjustRightInd w:val="0"/>
        <w:snapToGrid w:val="0"/>
        <w:spacing w:beforeAutospacing="0" w:afterAutospacing="0" w:line="580" w:lineRule="exact"/>
        <w:ind w:firstLine="1600" w:firstLineChars="5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2.中国科协组织体系信息化系统建设工作机制</w:t>
      </w:r>
    </w:p>
    <w:p w14:paraId="0F218159">
      <w:pPr>
        <w:keepNext w:val="0"/>
        <w:keepLines w:val="0"/>
        <w:pageBreakBefore w:val="0"/>
        <w:widowControl w:val="0"/>
        <w:kinsoku/>
        <w:wordWrap/>
        <w:overflowPunct/>
        <w:topLinePunct w:val="0"/>
        <w:bidi w:val="0"/>
        <w:adjustRightInd w:val="0"/>
        <w:snapToGrid w:val="0"/>
        <w:spacing w:beforeAutospacing="0" w:afterAutospacing="0" w:line="580" w:lineRule="exact"/>
        <w:ind w:firstLine="1600" w:firstLine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3.中国科协组织体系信息化系统建设工作计划表</w:t>
      </w:r>
    </w:p>
    <w:p w14:paraId="0EA68BD6">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br w:type="page"/>
      </w:r>
    </w:p>
    <w:p w14:paraId="48C5768F">
      <w:pPr>
        <w:keepNext w:val="0"/>
        <w:keepLines w:val="0"/>
        <w:pageBreakBefore w:val="0"/>
        <w:widowControl w:val="0"/>
        <w:kinsoku/>
        <w:wordWrap/>
        <w:overflowPunct/>
        <w:topLinePunct w:val="0"/>
        <w:bidi w:val="0"/>
        <w:adjustRightInd w:val="0"/>
        <w:snapToGrid w:val="0"/>
        <w:spacing w:beforeAutospacing="0" w:afterAutospacing="0" w:line="580" w:lineRule="exact"/>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附件1</w:t>
      </w:r>
    </w:p>
    <w:p w14:paraId="6FB88075">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sz w:val="44"/>
          <w:szCs w:val="44"/>
        </w:rPr>
      </w:pPr>
      <w:r>
        <w:rPr>
          <w:rFonts w:hint="default" w:ascii="Times New Roman" w:hAnsi="Times New Roman" w:eastAsia="小标宋" w:cs="Times New Roman"/>
          <w:sz w:val="44"/>
          <w:szCs w:val="44"/>
        </w:rPr>
        <w:t>中国科协组织体系信息化系统建设</w:t>
      </w:r>
    </w:p>
    <w:p w14:paraId="79827B64">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sz w:val="44"/>
          <w:szCs w:val="44"/>
        </w:rPr>
      </w:pPr>
      <w:r>
        <w:rPr>
          <w:rFonts w:hint="default" w:ascii="Times New Roman" w:hAnsi="Times New Roman" w:eastAsia="小标宋" w:cs="Times New Roman"/>
          <w:sz w:val="44"/>
          <w:szCs w:val="44"/>
        </w:rPr>
        <w:t>组织架构</w:t>
      </w:r>
    </w:p>
    <w:p w14:paraId="7BCAF954">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p>
    <w:p w14:paraId="7E97C7B3">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中国科协网络安全和信息化领导小组是中国科协组织体系信息化系统建设的决策机构，负责顶层设计、重大事项审议与总体协调。</w:t>
      </w:r>
    </w:p>
    <w:p w14:paraId="738B49CC">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网信办（信息中心）统筹推进中国科协组织体系信息化系统建设工作，协调推动系统建设、数据汇聚、动员培训、运营管理和考核评价等工作；建立工作调度机制，定期组织相关团队召</w:t>
      </w:r>
      <w:r>
        <w:rPr>
          <w:rFonts w:hint="eastAsia" w:eastAsia="仿宋_GB2312" w:cs="Times New Roman"/>
          <w:sz w:val="32"/>
          <w:szCs w:val="32"/>
          <w:lang w:eastAsia="zh-CN"/>
        </w:rPr>
        <w:t>开</w:t>
      </w:r>
      <w:r>
        <w:rPr>
          <w:rFonts w:hint="default" w:ascii="Times New Roman" w:hAnsi="Times New Roman" w:eastAsia="仿宋_GB2312" w:cs="Times New Roman"/>
          <w:sz w:val="32"/>
          <w:szCs w:val="32"/>
        </w:rPr>
        <w:t>工作调度会议，协调解决推进过程中出现的问题；建立培训指导、积分权益运营工作机制，为全国学会、地方科协提供操作培训和技术指导；建立台账管理机制，适时监控组织、人员数据汇聚工作质量，发现问题及时处置；建立工作成效考核机制，发布工作成效荣誉榜，营造比学赶帮超的工作氛围；建立激励机制，定期总结经验，对表现突出的单位和人员给予表彰奖励。</w:t>
      </w:r>
    </w:p>
    <w:p w14:paraId="7C2CC654">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bookmarkStart w:id="4" w:name="heading_2"/>
      <w:r>
        <w:rPr>
          <w:rFonts w:hint="default" w:ascii="Times New Roman" w:hAnsi="Times New Roman" w:eastAsia="仿宋_GB2312" w:cs="Times New Roman"/>
          <w:sz w:val="32"/>
          <w:szCs w:val="32"/>
        </w:rPr>
        <w:t>组织人事部</w:t>
      </w:r>
      <w:bookmarkEnd w:id="4"/>
      <w:r>
        <w:rPr>
          <w:rFonts w:hint="default" w:ascii="Times New Roman" w:hAnsi="Times New Roman" w:eastAsia="仿宋_GB2312" w:cs="Times New Roman"/>
          <w:sz w:val="32"/>
          <w:szCs w:val="32"/>
        </w:rPr>
        <w:t>动员指导各级地方科协组织应用代表大会场景开展代表委员数据动态更新维护工作；</w:t>
      </w:r>
      <w:r>
        <w:rPr>
          <w:rFonts w:hint="eastAsia" w:ascii="仿宋_GB2312" w:hAnsi="Arial" w:eastAsia="仿宋_GB2312" w:cs="Arial"/>
          <w:color w:val="000000"/>
          <w:kern w:val="0"/>
          <w:sz w:val="32"/>
          <w:szCs w:val="32"/>
          <w:lang w:eastAsia="zh-CN"/>
        </w:rPr>
        <w:t>督促指导</w:t>
      </w:r>
      <w:r>
        <w:rPr>
          <w:rFonts w:hint="eastAsia" w:ascii="仿宋_GB2312" w:hAnsi="Arial" w:eastAsia="仿宋_GB2312" w:cs="Arial"/>
          <w:color w:val="000000"/>
          <w:kern w:val="0"/>
          <w:sz w:val="32"/>
          <w:szCs w:val="32"/>
          <w:lang w:val="en-US" w:eastAsia="zh-CN"/>
        </w:rPr>
        <w:t>省、市、县科协</w:t>
      </w:r>
      <w:r>
        <w:rPr>
          <w:rFonts w:hint="eastAsia" w:ascii="仿宋_GB2312" w:hAnsi="Arial" w:eastAsia="仿宋_GB2312" w:cs="Arial"/>
          <w:color w:val="000000"/>
          <w:kern w:val="0"/>
          <w:sz w:val="32"/>
          <w:szCs w:val="32"/>
        </w:rPr>
        <w:t>组织</w:t>
      </w:r>
      <w:r>
        <w:rPr>
          <w:rFonts w:hint="eastAsia" w:ascii="仿宋_GB2312" w:hAnsi="Arial" w:eastAsia="仿宋_GB2312" w:cs="Arial"/>
          <w:color w:val="000000"/>
          <w:kern w:val="0"/>
          <w:sz w:val="32"/>
          <w:szCs w:val="32"/>
          <w:lang w:eastAsia="zh-CN"/>
        </w:rPr>
        <w:t>开展代表委员数据汇聚和管理工作</w:t>
      </w:r>
      <w:r>
        <w:rPr>
          <w:rFonts w:hint="default" w:ascii="Times New Roman" w:hAnsi="Times New Roman" w:eastAsia="仿宋_GB2312" w:cs="Times New Roman"/>
          <w:sz w:val="32"/>
          <w:szCs w:val="32"/>
        </w:rPr>
        <w:t>。</w:t>
      </w:r>
    </w:p>
    <w:p w14:paraId="7F500750">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bookmarkStart w:id="5" w:name="heading_1"/>
      <w:r>
        <w:rPr>
          <w:rFonts w:hint="default" w:ascii="Times New Roman" w:hAnsi="Times New Roman" w:eastAsia="仿宋_GB2312" w:cs="Times New Roman"/>
          <w:sz w:val="32"/>
          <w:szCs w:val="32"/>
        </w:rPr>
        <w:t>科技创新部</w:t>
      </w:r>
      <w:bookmarkEnd w:id="5"/>
      <w:r>
        <w:rPr>
          <w:rFonts w:hint="eastAsia" w:eastAsia="仿宋_GB2312" w:cs="Times New Roman"/>
          <w:sz w:val="32"/>
          <w:szCs w:val="32"/>
          <w:lang w:eastAsia="zh-CN"/>
        </w:rPr>
        <w:t>牵头统筹，学会服务中心建设实施，</w:t>
      </w:r>
      <w:r>
        <w:rPr>
          <w:rFonts w:hint="default" w:ascii="Times New Roman" w:hAnsi="Times New Roman" w:eastAsia="仿宋_GB2312" w:cs="Times New Roman"/>
          <w:sz w:val="32"/>
          <w:szCs w:val="32"/>
        </w:rPr>
        <w:t>动员指导各级学会应用学会会员管理场景开展会员数据动态更新维护工作</w:t>
      </w:r>
      <w:r>
        <w:rPr>
          <w:rFonts w:hint="eastAsia" w:eastAsia="仿宋_GB2312" w:cs="Times New Roman"/>
          <w:sz w:val="32"/>
          <w:szCs w:val="32"/>
          <w:lang w:eastAsia="zh-CN"/>
        </w:rPr>
        <w:t>，</w:t>
      </w:r>
      <w:r>
        <w:rPr>
          <w:rFonts w:hint="eastAsia" w:ascii="仿宋_GB2312" w:hAnsi="Arial" w:eastAsia="仿宋_GB2312" w:cs="Arial"/>
          <w:color w:val="000000"/>
          <w:kern w:val="0"/>
          <w:sz w:val="32"/>
          <w:szCs w:val="32"/>
          <w:lang w:val="en-US" w:eastAsia="zh-CN"/>
        </w:rPr>
        <w:t>组织会员管理场景使用和数据填报专项培训</w:t>
      </w:r>
      <w:r>
        <w:rPr>
          <w:rFonts w:hint="default" w:ascii="Times New Roman" w:hAnsi="Times New Roman" w:eastAsia="仿宋_GB2312" w:cs="Times New Roman"/>
          <w:sz w:val="32"/>
          <w:szCs w:val="32"/>
        </w:rPr>
        <w:t>；</w:t>
      </w:r>
      <w:r>
        <w:rPr>
          <w:rFonts w:hint="eastAsia" w:ascii="仿宋_GB2312" w:hAnsi="Arial" w:eastAsia="仿宋_GB2312" w:cs="Arial"/>
          <w:color w:val="000000"/>
          <w:kern w:val="0"/>
          <w:sz w:val="32"/>
          <w:szCs w:val="32"/>
          <w:lang w:val="en-US" w:eastAsia="zh-CN"/>
        </w:rPr>
        <w:t>定期梳理各级学会工作推进情况，对进度较慢的单位进行督促和专项指导，推动各项工作按时间节点落实到位</w:t>
      </w:r>
      <w:r>
        <w:rPr>
          <w:rFonts w:hint="default" w:ascii="Times New Roman" w:hAnsi="Times New Roman" w:eastAsia="仿宋_GB2312" w:cs="Times New Roman"/>
          <w:sz w:val="32"/>
          <w:szCs w:val="32"/>
        </w:rPr>
        <w:t>。</w:t>
      </w:r>
    </w:p>
    <w:p w14:paraId="6F52BD30">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Arial" w:eastAsia="仿宋_GB2312" w:cs="Arial"/>
          <w:b w:val="0"/>
          <w:bCs w:val="0"/>
          <w:color w:val="000000"/>
          <w:kern w:val="0"/>
          <w:sz w:val="32"/>
          <w:szCs w:val="32"/>
          <w:lang w:val="en-US" w:eastAsia="zh-CN" w:bidi="ar-SA"/>
        </w:rPr>
        <w:t>青少年科技中心负责</w:t>
      </w:r>
      <w:r>
        <w:rPr>
          <w:rFonts w:hint="eastAsia" w:ascii="仿宋_GB2312" w:hAnsi="Calibri" w:eastAsia="仿宋_GB2312"/>
          <w:sz w:val="32"/>
          <w:szCs w:val="32"/>
        </w:rPr>
        <w:t>动员指导</w:t>
      </w:r>
      <w:r>
        <w:rPr>
          <w:rFonts w:hint="eastAsia" w:ascii="仿宋_GB2312" w:eastAsia="仿宋_GB2312"/>
          <w:sz w:val="32"/>
          <w:szCs w:val="32"/>
          <w:lang w:eastAsia="zh-CN"/>
        </w:rPr>
        <w:t>高校</w:t>
      </w:r>
      <w:r>
        <w:rPr>
          <w:rFonts w:hint="eastAsia" w:ascii="仿宋_GB2312" w:hAnsi="Calibri" w:eastAsia="仿宋_GB2312"/>
          <w:sz w:val="32"/>
          <w:szCs w:val="32"/>
        </w:rPr>
        <w:t>科协组织</w:t>
      </w:r>
      <w:r>
        <w:rPr>
          <w:rFonts w:hint="eastAsia" w:ascii="仿宋_GB2312" w:eastAsia="仿宋_GB2312"/>
          <w:sz w:val="32"/>
          <w:szCs w:val="32"/>
          <w:lang w:eastAsia="zh-CN"/>
        </w:rPr>
        <w:t>使用高校科协智慧服务平台</w:t>
      </w:r>
      <w:r>
        <w:rPr>
          <w:rFonts w:hint="eastAsia" w:ascii="仿宋_GB2312" w:hAnsi="Calibri" w:eastAsia="仿宋_GB2312"/>
          <w:sz w:val="32"/>
          <w:szCs w:val="32"/>
        </w:rPr>
        <w:t>开展数据动态更新维护工作；</w:t>
      </w:r>
      <w:r>
        <w:rPr>
          <w:rFonts w:hint="eastAsia" w:ascii="仿宋_GB2312" w:hAnsi="Arial" w:eastAsia="仿宋_GB2312" w:cs="Arial"/>
          <w:color w:val="000000"/>
          <w:kern w:val="0"/>
          <w:sz w:val="32"/>
          <w:szCs w:val="32"/>
          <w:lang w:eastAsia="zh-CN"/>
        </w:rPr>
        <w:t>督促指导</w:t>
      </w:r>
      <w:r>
        <w:rPr>
          <w:rFonts w:hint="eastAsia" w:ascii="仿宋_GB2312" w:hAnsi="Arial" w:eastAsia="仿宋_GB2312" w:cs="Arial"/>
          <w:color w:val="000000"/>
          <w:kern w:val="0"/>
          <w:sz w:val="32"/>
          <w:szCs w:val="32"/>
          <w:lang w:val="en-US" w:eastAsia="zh-CN"/>
        </w:rPr>
        <w:t>省、市、县科协</w:t>
      </w:r>
      <w:r>
        <w:rPr>
          <w:rFonts w:hint="eastAsia" w:ascii="仿宋_GB2312" w:hAnsi="Arial" w:eastAsia="仿宋_GB2312" w:cs="Arial"/>
          <w:color w:val="000000"/>
          <w:kern w:val="0"/>
          <w:sz w:val="32"/>
          <w:szCs w:val="32"/>
        </w:rPr>
        <w:t>组织</w:t>
      </w:r>
      <w:r>
        <w:rPr>
          <w:rFonts w:hint="eastAsia" w:ascii="仿宋_GB2312" w:hAnsi="Arial" w:eastAsia="仿宋_GB2312" w:cs="Arial"/>
          <w:color w:val="000000"/>
          <w:kern w:val="0"/>
          <w:sz w:val="32"/>
          <w:szCs w:val="32"/>
          <w:lang w:eastAsia="zh-CN"/>
        </w:rPr>
        <w:t>开展高校科协数据汇聚和管理工作</w:t>
      </w:r>
      <w:r>
        <w:rPr>
          <w:rFonts w:hint="eastAsia" w:ascii="仿宋_GB2312" w:hAnsi="仿宋_GB2312" w:eastAsia="仿宋_GB2312" w:cs="仿宋_GB2312"/>
          <w:sz w:val="32"/>
          <w:szCs w:val="32"/>
          <w:lang w:val="en-US" w:eastAsia="zh-CN"/>
        </w:rPr>
        <w:t>。</w:t>
      </w:r>
    </w:p>
    <w:p w14:paraId="265EF8E7">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Arial" w:eastAsia="仿宋_GB2312" w:cs="Arial"/>
          <w:color w:val="000000"/>
          <w:kern w:val="0"/>
          <w:sz w:val="32"/>
          <w:szCs w:val="32"/>
          <w:lang w:eastAsia="zh-CN"/>
        </w:rPr>
        <w:t>白家庄办公区</w:t>
      </w:r>
      <w:r>
        <w:rPr>
          <w:rFonts w:hint="eastAsia" w:ascii="仿宋_GB2312" w:hAnsi="Arial" w:eastAsia="仿宋_GB2312" w:cs="Arial"/>
          <w:color w:val="000000"/>
          <w:kern w:val="0"/>
          <w:sz w:val="32"/>
          <w:szCs w:val="32"/>
        </w:rPr>
        <w:t>负责动员指导园区科协、企业科协</w:t>
      </w:r>
      <w:r>
        <w:rPr>
          <w:rFonts w:hint="eastAsia" w:ascii="仿宋_GB2312" w:hAnsi="Arial" w:eastAsia="仿宋_GB2312" w:cs="Arial"/>
          <w:color w:val="000000"/>
          <w:kern w:val="0"/>
          <w:sz w:val="32"/>
          <w:szCs w:val="32"/>
          <w:lang w:eastAsia="zh-CN"/>
        </w:rPr>
        <w:t>、农技协、科技小院</w:t>
      </w:r>
      <w:r>
        <w:rPr>
          <w:rFonts w:hint="eastAsia" w:ascii="仿宋_GB2312" w:hAnsi="Arial" w:eastAsia="仿宋_GB2312" w:cs="Arial"/>
          <w:color w:val="000000"/>
          <w:kern w:val="0"/>
          <w:sz w:val="32"/>
          <w:szCs w:val="32"/>
        </w:rPr>
        <w:t>开展组织及人员数据动态更新维护，组织系统使用和数据填报专项培训。定期梳理园区科协、企业科协</w:t>
      </w:r>
      <w:r>
        <w:rPr>
          <w:rFonts w:hint="eastAsia" w:ascii="仿宋_GB2312" w:hAnsi="Arial" w:eastAsia="仿宋_GB2312" w:cs="Arial"/>
          <w:color w:val="000000"/>
          <w:kern w:val="0"/>
          <w:sz w:val="32"/>
          <w:szCs w:val="32"/>
          <w:lang w:eastAsia="zh-CN"/>
        </w:rPr>
        <w:t>、农技协、科技小院</w:t>
      </w:r>
      <w:r>
        <w:rPr>
          <w:rFonts w:hint="eastAsia" w:ascii="仿宋_GB2312" w:hAnsi="Arial" w:eastAsia="仿宋_GB2312" w:cs="Arial"/>
          <w:color w:val="000000"/>
          <w:kern w:val="0"/>
          <w:sz w:val="32"/>
          <w:szCs w:val="32"/>
        </w:rPr>
        <w:t>工作推进情况，对进度较慢的单位进行督促和专项指导，推动各项工作按时间节点落实到位。</w:t>
      </w:r>
    </w:p>
    <w:p w14:paraId="73FFE624">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地方科协逐级设置联络员</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以场景应用、系统对接、数据导入等方式，动态更新维护本级及下属科协代表委员、机关部门、所属学会等相关信息，按时间节点完成组织机构人员数据汇聚和动态管理工作，配合开展培训、数据共享、系统对接工作。省级科协管理和指导省级学会</w:t>
      </w:r>
      <w:r>
        <w:rPr>
          <w:rFonts w:hint="default" w:ascii="Times New Roman" w:hAnsi="Times New Roman" w:eastAsia="仿宋_GB2312" w:cs="Times New Roman"/>
          <w:sz w:val="32"/>
          <w:szCs w:val="32"/>
          <w:lang w:eastAsia="zh-CN"/>
        </w:rPr>
        <w:t>、市级科协</w:t>
      </w:r>
      <w:r>
        <w:rPr>
          <w:rFonts w:hint="eastAsia" w:eastAsia="仿宋_GB2312" w:cs="Times New Roman"/>
          <w:sz w:val="32"/>
          <w:szCs w:val="32"/>
          <w:lang w:eastAsia="zh-CN"/>
        </w:rPr>
        <w:t>、基层组织</w:t>
      </w:r>
      <w:r>
        <w:rPr>
          <w:rFonts w:hint="default" w:ascii="Times New Roman" w:hAnsi="Times New Roman" w:eastAsia="仿宋_GB2312" w:cs="Times New Roman"/>
          <w:sz w:val="32"/>
          <w:szCs w:val="32"/>
          <w:lang w:eastAsia="zh-CN"/>
        </w:rPr>
        <w:t>开展</w:t>
      </w:r>
      <w:r>
        <w:rPr>
          <w:rFonts w:hint="default" w:ascii="Times New Roman" w:hAnsi="Times New Roman" w:eastAsia="仿宋_GB2312" w:cs="Times New Roman"/>
          <w:sz w:val="32"/>
          <w:szCs w:val="32"/>
        </w:rPr>
        <w:t>组织人员数据汇聚和动态更新工作，市级科协管理和指导市级学会</w:t>
      </w:r>
      <w:r>
        <w:rPr>
          <w:rFonts w:hint="eastAsia" w:eastAsia="仿宋_GB2312" w:cs="Times New Roman"/>
          <w:sz w:val="32"/>
          <w:szCs w:val="32"/>
          <w:lang w:eastAsia="zh-CN"/>
        </w:rPr>
        <w:t>、</w:t>
      </w:r>
      <w:r>
        <w:rPr>
          <w:rFonts w:hint="default" w:ascii="Times New Roman" w:hAnsi="Times New Roman" w:eastAsia="仿宋_GB2312" w:cs="Times New Roman"/>
          <w:sz w:val="32"/>
          <w:szCs w:val="32"/>
          <w:lang w:eastAsia="zh-CN"/>
        </w:rPr>
        <w:t>县级科协</w:t>
      </w:r>
      <w:r>
        <w:rPr>
          <w:rFonts w:hint="eastAsia" w:eastAsia="仿宋_GB2312" w:cs="Times New Roman"/>
          <w:sz w:val="32"/>
          <w:szCs w:val="32"/>
          <w:lang w:eastAsia="zh-CN"/>
        </w:rPr>
        <w:t>和基层组织</w:t>
      </w:r>
      <w:r>
        <w:rPr>
          <w:rFonts w:hint="default" w:ascii="Times New Roman" w:hAnsi="Times New Roman" w:eastAsia="仿宋_GB2312" w:cs="Times New Roman"/>
          <w:sz w:val="32"/>
          <w:szCs w:val="32"/>
          <w:lang w:eastAsia="zh-CN"/>
        </w:rPr>
        <w:t>开展</w:t>
      </w:r>
      <w:r>
        <w:rPr>
          <w:rFonts w:hint="default" w:ascii="Times New Roman" w:hAnsi="Times New Roman" w:eastAsia="仿宋_GB2312" w:cs="Times New Roman"/>
          <w:sz w:val="32"/>
          <w:szCs w:val="32"/>
        </w:rPr>
        <w:t>组织人员数据汇聚和动态更新工作。</w:t>
      </w:r>
    </w:p>
    <w:p w14:paraId="4FB1F65F">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全国学会、省级学会、市级学会设置联络员，以场景应用、系统对接、数据导入等方式，动态更新维护本学会组织信息、内设机构、会员信息等相关信息，按时间节点完成组织机构人员数据汇聚和动态管理工作，配合开展培训、数据共享、系统对接工作。</w:t>
      </w:r>
    </w:p>
    <w:p w14:paraId="1782AC13">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全国学会、地方科协联络员是推动中国科协组织体系信息化系统建设的重要保障机制，联络员的确定与中国科协直属机关已经设立的联系机制统筹</w:t>
      </w:r>
      <w:r>
        <w:rPr>
          <w:rFonts w:hint="default" w:ascii="Times New Roman" w:hAnsi="Times New Roman" w:eastAsia="仿宋_GB2312" w:cs="Times New Roman"/>
          <w:sz w:val="32"/>
          <w:szCs w:val="32"/>
          <w:lang w:val="en-US" w:eastAsia="zh-CN"/>
        </w:rPr>
        <w:t>协同</w:t>
      </w:r>
      <w:r>
        <w:rPr>
          <w:rFonts w:hint="default" w:ascii="Times New Roman" w:hAnsi="Times New Roman" w:eastAsia="仿宋_GB2312" w:cs="Times New Roman"/>
          <w:sz w:val="32"/>
          <w:szCs w:val="32"/>
          <w:lang w:eastAsia="zh-CN"/>
        </w:rPr>
        <w:t>，减轻基层负担。各级联络员要高度负责、主动作为、密切协同，逐级做好指导督促工作，组织好、落实好组织人员数据更新维护工作，在组织换届、人员变动时，及时动态更新组织领导机构人员信息。</w:t>
      </w:r>
    </w:p>
    <w:p w14:paraId="6AFE1DFF">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p>
    <w:p w14:paraId="035FF8E2">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p>
    <w:p w14:paraId="17CB44D3">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br w:type="page"/>
      </w:r>
    </w:p>
    <w:p w14:paraId="604C1DA2">
      <w:pPr>
        <w:keepNext w:val="0"/>
        <w:keepLines w:val="0"/>
        <w:pageBreakBefore w:val="0"/>
        <w:widowControl w:val="0"/>
        <w:kinsoku/>
        <w:wordWrap/>
        <w:overflowPunct/>
        <w:topLinePunct w:val="0"/>
        <w:bidi w:val="0"/>
        <w:adjustRightInd w:val="0"/>
        <w:snapToGrid w:val="0"/>
        <w:spacing w:beforeAutospacing="0" w:afterAutospacing="0" w:line="580" w:lineRule="exact"/>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附件2</w:t>
      </w:r>
    </w:p>
    <w:p w14:paraId="48A6D4D4">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sz w:val="44"/>
          <w:szCs w:val="44"/>
        </w:rPr>
      </w:pPr>
      <w:bookmarkStart w:id="6" w:name="heading_0"/>
      <w:r>
        <w:rPr>
          <w:rFonts w:hint="default" w:ascii="Times New Roman" w:hAnsi="Times New Roman" w:eastAsia="小标宋" w:cs="Times New Roman"/>
          <w:sz w:val="44"/>
          <w:szCs w:val="44"/>
        </w:rPr>
        <w:t>中国科协组织体系信息化系统建设</w:t>
      </w:r>
    </w:p>
    <w:p w14:paraId="0613ED07">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sz w:val="44"/>
          <w:szCs w:val="44"/>
        </w:rPr>
      </w:pPr>
      <w:r>
        <w:rPr>
          <w:rFonts w:hint="default" w:ascii="Times New Roman" w:hAnsi="Times New Roman" w:eastAsia="小标宋" w:cs="Times New Roman"/>
          <w:sz w:val="44"/>
          <w:szCs w:val="44"/>
        </w:rPr>
        <w:t>工作机制</w:t>
      </w:r>
    </w:p>
    <w:p w14:paraId="329A6B01">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p>
    <w:p w14:paraId="0A053B5F">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一、工作例会机制</w:t>
      </w:r>
      <w:bookmarkEnd w:id="6"/>
    </w:p>
    <w:p w14:paraId="32FB0F23">
      <w:pPr>
        <w:keepNext w:val="0"/>
        <w:keepLines w:val="0"/>
        <w:pageBreakBefore w:val="0"/>
        <w:widowControl w:val="0"/>
        <w:tabs>
          <w:tab w:val="left" w:pos="720"/>
        </w:tabs>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Segoe UI" w:cs="Times New Roman"/>
          <w:sz w:val="19"/>
          <w:szCs w:val="19"/>
        </w:rPr>
      </w:pPr>
      <w:r>
        <w:rPr>
          <w:rFonts w:hint="default" w:ascii="Times New Roman" w:hAnsi="Times New Roman" w:eastAsia="仿宋_GB2312" w:cs="Times New Roman"/>
          <w:sz w:val="32"/>
          <w:szCs w:val="32"/>
        </w:rPr>
        <w:t>网信办牵头建立常态化例会机制，按需邀请管理团队、建设团队、运营团队、试点单位、组织</w:t>
      </w:r>
      <w:r>
        <w:rPr>
          <w:rFonts w:hint="default" w:ascii="Times New Roman" w:hAnsi="Times New Roman" w:eastAsia="仿宋_GB2312" w:cs="Times New Roman"/>
          <w:sz w:val="32"/>
          <w:szCs w:val="32"/>
          <w:lang w:val="en-US" w:eastAsia="zh-CN"/>
        </w:rPr>
        <w:t>联络</w:t>
      </w:r>
      <w:r>
        <w:rPr>
          <w:rFonts w:hint="default" w:ascii="Times New Roman" w:hAnsi="Times New Roman" w:eastAsia="仿宋_GB2312" w:cs="Times New Roman"/>
          <w:sz w:val="32"/>
          <w:szCs w:val="32"/>
        </w:rPr>
        <w:t>员等参加会议。</w:t>
      </w:r>
    </w:p>
    <w:p w14:paraId="6C99A05A">
      <w:pPr>
        <w:keepNext w:val="0"/>
        <w:keepLines w:val="0"/>
        <w:pageBreakBefore w:val="0"/>
        <w:widowControl w:val="0"/>
        <w:tabs>
          <w:tab w:val="left" w:pos="720"/>
        </w:tabs>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Segoe UI" w:cs="Times New Roman"/>
          <w:sz w:val="19"/>
          <w:szCs w:val="19"/>
        </w:rPr>
      </w:pPr>
      <w:r>
        <w:rPr>
          <w:rFonts w:hint="default" w:ascii="Times New Roman" w:hAnsi="Times New Roman" w:eastAsia="仿宋_GB2312" w:cs="Times New Roman"/>
          <w:sz w:val="32"/>
          <w:szCs w:val="32"/>
        </w:rPr>
        <w:t>每周调度会梳理进度、解决日常工作问题；月推进会总结成效、部署任务，各单位汇报工作进展，网信办通报监督评估结果，针对共性问题组织专题研讨，形成《月度会议纪要》，明确责任单位与完成时限，跟踪督办。</w:t>
      </w:r>
    </w:p>
    <w:p w14:paraId="28747573">
      <w:pPr>
        <w:keepNext w:val="0"/>
        <w:keepLines w:val="0"/>
        <w:pageBreakBefore w:val="0"/>
        <w:widowControl w:val="0"/>
        <w:tabs>
          <w:tab w:val="left" w:pos="720"/>
        </w:tabs>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季度总结会复盘工作、设置“案例库”“问题墙”“资源池”板块，学习先进组织单位的优秀经验，总结教训与不足，优化工作策略。各单位提前梳理工作情况，会议决议由网信办记录并下发通知单，跟踪督办落实。</w:t>
      </w:r>
    </w:p>
    <w:p w14:paraId="2278ABA0">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二、</w:t>
      </w:r>
      <w:r>
        <w:rPr>
          <w:rFonts w:hint="default" w:ascii="Times New Roman" w:hAnsi="Times New Roman" w:eastAsia="黑体" w:cs="Times New Roman"/>
          <w:bCs/>
          <w:sz w:val="32"/>
          <w:szCs w:val="32"/>
          <w:lang w:eastAsia="zh-CN"/>
        </w:rPr>
        <w:t>组织联络员</w:t>
      </w:r>
      <w:r>
        <w:rPr>
          <w:rFonts w:hint="default" w:ascii="Times New Roman" w:hAnsi="Times New Roman" w:eastAsia="黑体" w:cs="Times New Roman"/>
          <w:bCs/>
          <w:sz w:val="32"/>
          <w:szCs w:val="32"/>
        </w:rPr>
        <w:t>工作机制</w:t>
      </w:r>
    </w:p>
    <w:p w14:paraId="7C31F597">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各级地方科协及各级学会均组织</w:t>
      </w:r>
      <w:r>
        <w:rPr>
          <w:rFonts w:hint="default" w:ascii="Times New Roman" w:hAnsi="Times New Roman" w:eastAsia="仿宋_GB2312" w:cs="Times New Roman"/>
          <w:sz w:val="32"/>
          <w:szCs w:val="32"/>
          <w:lang w:eastAsia="zh-CN"/>
        </w:rPr>
        <w:t>联络</w:t>
      </w:r>
      <w:r>
        <w:rPr>
          <w:rFonts w:hint="default" w:ascii="Times New Roman" w:hAnsi="Times New Roman" w:eastAsia="仿宋_GB2312" w:cs="Times New Roman"/>
          <w:sz w:val="32"/>
          <w:szCs w:val="32"/>
        </w:rPr>
        <w:t>员，网信办建立专属组织</w:t>
      </w:r>
      <w:r>
        <w:rPr>
          <w:rFonts w:hint="default" w:ascii="Times New Roman" w:hAnsi="Times New Roman" w:eastAsia="仿宋_GB2312" w:cs="Times New Roman"/>
          <w:sz w:val="32"/>
          <w:szCs w:val="32"/>
          <w:lang w:val="en-US" w:eastAsia="zh-CN"/>
        </w:rPr>
        <w:t>联络员</w:t>
      </w:r>
      <w:r>
        <w:rPr>
          <w:rFonts w:hint="default" w:ascii="Times New Roman" w:hAnsi="Times New Roman" w:eastAsia="仿宋_GB2312" w:cs="Times New Roman"/>
          <w:sz w:val="32"/>
          <w:szCs w:val="32"/>
        </w:rPr>
        <w:t>工作群，主要负责工作沟通、数据报送、问题反馈、任务传达。组织</w:t>
      </w:r>
      <w:r>
        <w:rPr>
          <w:rFonts w:hint="default" w:ascii="Times New Roman" w:hAnsi="Times New Roman" w:eastAsia="仿宋_GB2312" w:cs="Times New Roman"/>
          <w:bCs/>
          <w:sz w:val="32"/>
          <w:szCs w:val="32"/>
          <w:lang w:val="en-US" w:eastAsia="zh-CN"/>
        </w:rPr>
        <w:t>联络</w:t>
      </w:r>
      <w:r>
        <w:rPr>
          <w:rFonts w:hint="default" w:ascii="Times New Roman" w:hAnsi="Times New Roman" w:eastAsia="仿宋_GB2312" w:cs="Times New Roman"/>
          <w:sz w:val="32"/>
          <w:szCs w:val="32"/>
        </w:rPr>
        <w:t>员需保持通讯畅通，按时完成数据材料报送，主动反馈工作问题并跟踪解决。网信办建立联络员台账，定期开展业务培训，对工作落实不力的联络员进行约谈提醒。</w:t>
      </w:r>
    </w:p>
    <w:p w14:paraId="2F82580B">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p>
    <w:p w14:paraId="52B58C04">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三、培训与指导机制​</w:t>
      </w:r>
    </w:p>
    <w:p w14:paraId="663134B2">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网信办牵头，组织建设团队和运营团队实施常态化培训指导，为各单位提供一对一技术指导服务，现场解决工作难点，提升基层工作能力。培训内容涵盖系统操作、数据管理、台账登记、数据安全等，各级地方科协及各级学会</w:t>
      </w:r>
      <w:r>
        <w:rPr>
          <w:rFonts w:hint="eastAsia" w:eastAsia="仿宋_GB2312" w:cs="Times New Roman"/>
          <w:sz w:val="32"/>
          <w:szCs w:val="32"/>
          <w:lang w:eastAsia="zh-CN"/>
        </w:rPr>
        <w:t>通过</w:t>
      </w:r>
      <w:r>
        <w:rPr>
          <w:rFonts w:hint="default" w:ascii="Times New Roman" w:hAnsi="Times New Roman" w:eastAsia="仿宋_GB2312" w:cs="Times New Roman"/>
          <w:sz w:val="32"/>
          <w:szCs w:val="32"/>
        </w:rPr>
        <w:t>线上、线下相结合等方式分层分类开展</w:t>
      </w:r>
      <w:r>
        <w:rPr>
          <w:rFonts w:hint="eastAsia" w:eastAsia="仿宋_GB2312" w:cs="Times New Roman"/>
          <w:sz w:val="32"/>
          <w:szCs w:val="32"/>
          <w:lang w:eastAsia="zh-CN"/>
        </w:rPr>
        <w:t>培训</w:t>
      </w:r>
      <w:r>
        <w:rPr>
          <w:rFonts w:hint="default" w:ascii="Times New Roman" w:hAnsi="Times New Roman" w:eastAsia="仿宋_GB2312" w:cs="Times New Roman"/>
          <w:sz w:val="32"/>
          <w:szCs w:val="32"/>
        </w:rPr>
        <w:t>，实际操作和经验交流相结合。</w:t>
      </w:r>
    </w:p>
    <w:p w14:paraId="2D10AD35">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四、台账管理机制</w:t>
      </w:r>
    </w:p>
    <w:p w14:paraId="461C06F8">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网信办会同组织人事部、科技创新部</w:t>
      </w:r>
      <w:r>
        <w:rPr>
          <w:rFonts w:hint="eastAsia" w:eastAsia="仿宋_GB2312" w:cs="Times New Roman"/>
          <w:sz w:val="32"/>
          <w:szCs w:val="32"/>
          <w:lang w:eastAsia="zh-CN"/>
        </w:rPr>
        <w:t>、学会服务中心、青少年中心、白家庄办公区</w:t>
      </w:r>
      <w:r>
        <w:rPr>
          <w:rFonts w:hint="default" w:ascii="Times New Roman" w:hAnsi="Times New Roman" w:eastAsia="仿宋_GB2312" w:cs="Times New Roman"/>
          <w:sz w:val="32"/>
          <w:szCs w:val="32"/>
        </w:rPr>
        <w:t>设立中国科协组织体系信息化系统建设台账，设组织体系信息化系统建设、数据汇聚、问题整改等专项模块，明确登记标准与责任主体，做到实时更新、内容详实；网信办维护平台并定期分析台账数据，</w:t>
      </w:r>
      <w:r>
        <w:rPr>
          <w:rFonts w:hint="eastAsia" w:eastAsia="仿宋_GB2312" w:cs="Times New Roman"/>
          <w:sz w:val="32"/>
          <w:szCs w:val="32"/>
          <w:lang w:eastAsia="zh-CN"/>
        </w:rPr>
        <w:t>在数据驾驶舱设置荣誉榜，实时展现工作推进情况，</w:t>
      </w:r>
      <w:r>
        <w:rPr>
          <w:rFonts w:hint="default" w:ascii="Times New Roman" w:hAnsi="Times New Roman" w:eastAsia="仿宋_GB2312" w:cs="Times New Roman"/>
          <w:sz w:val="32"/>
          <w:szCs w:val="32"/>
        </w:rPr>
        <w:t>为工作决策提供支撑，对整改不力、不规范的单位约谈提醒。</w:t>
      </w:r>
    </w:p>
    <w:p w14:paraId="276688F1">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五、考</w:t>
      </w:r>
      <w:r>
        <w:rPr>
          <w:rFonts w:hint="eastAsia" w:eastAsia="黑体" w:cs="Times New Roman"/>
          <w:bCs/>
          <w:sz w:val="32"/>
          <w:szCs w:val="32"/>
          <w:lang w:eastAsia="zh-CN"/>
        </w:rPr>
        <w:t>评</w:t>
      </w:r>
      <w:r>
        <w:rPr>
          <w:rFonts w:hint="default" w:ascii="Times New Roman" w:hAnsi="Times New Roman" w:eastAsia="黑体" w:cs="Times New Roman"/>
          <w:bCs/>
          <w:sz w:val="32"/>
          <w:szCs w:val="32"/>
        </w:rPr>
        <w:t>机制</w:t>
      </w:r>
    </w:p>
    <w:p w14:paraId="0409C190">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年度考</w:t>
      </w:r>
      <w:r>
        <w:rPr>
          <w:rFonts w:hint="eastAsia" w:eastAsia="仿宋_GB2312" w:cs="Times New Roman"/>
          <w:sz w:val="32"/>
          <w:szCs w:val="32"/>
          <w:lang w:eastAsia="zh-CN"/>
        </w:rPr>
        <w:t>评</w:t>
      </w:r>
      <w:r>
        <w:rPr>
          <w:rFonts w:hint="default" w:ascii="Times New Roman" w:hAnsi="Times New Roman" w:eastAsia="仿宋_GB2312" w:cs="Times New Roman"/>
          <w:sz w:val="32"/>
          <w:szCs w:val="32"/>
        </w:rPr>
        <w:t>机制：网信办会同组织人事部、科技创新部</w:t>
      </w:r>
      <w:r>
        <w:rPr>
          <w:rFonts w:hint="eastAsia" w:eastAsia="仿宋_GB2312" w:cs="Times New Roman"/>
          <w:sz w:val="32"/>
          <w:szCs w:val="32"/>
          <w:lang w:eastAsia="zh-CN"/>
        </w:rPr>
        <w:t>、学会服务中心、青少年中心、白家庄办公区</w:t>
      </w:r>
      <w:r>
        <w:rPr>
          <w:rFonts w:hint="default" w:ascii="Times New Roman" w:hAnsi="Times New Roman" w:eastAsia="仿宋_GB2312" w:cs="Times New Roman"/>
          <w:sz w:val="32"/>
          <w:szCs w:val="32"/>
        </w:rPr>
        <w:t>协同组进行</w:t>
      </w:r>
      <w:r>
        <w:rPr>
          <w:rFonts w:hint="eastAsia" w:eastAsia="仿宋_GB2312" w:cs="Times New Roman"/>
          <w:sz w:val="32"/>
          <w:szCs w:val="32"/>
          <w:lang w:eastAsia="zh-CN"/>
        </w:rPr>
        <w:t>考评</w:t>
      </w:r>
      <w:r>
        <w:rPr>
          <w:rFonts w:hint="default" w:ascii="Times New Roman" w:hAnsi="Times New Roman" w:eastAsia="仿宋_GB2312" w:cs="Times New Roman"/>
          <w:sz w:val="32"/>
          <w:szCs w:val="32"/>
        </w:rPr>
        <w:t>，考</w:t>
      </w:r>
      <w:r>
        <w:rPr>
          <w:rFonts w:hint="eastAsia" w:eastAsia="仿宋_GB2312" w:cs="Times New Roman"/>
          <w:sz w:val="32"/>
          <w:szCs w:val="32"/>
          <w:lang w:eastAsia="zh-CN"/>
        </w:rPr>
        <w:t>评</w:t>
      </w:r>
      <w:r>
        <w:rPr>
          <w:rFonts w:hint="default" w:ascii="Times New Roman" w:hAnsi="Times New Roman" w:eastAsia="仿宋_GB2312" w:cs="Times New Roman"/>
          <w:sz w:val="32"/>
          <w:szCs w:val="32"/>
        </w:rPr>
        <w:t>对象覆盖各级地方科协、各级学会</w:t>
      </w:r>
      <w:r>
        <w:rPr>
          <w:rFonts w:hint="eastAsia" w:eastAsia="仿宋_GB2312" w:cs="Times New Roman"/>
          <w:sz w:val="32"/>
          <w:szCs w:val="32"/>
          <w:lang w:eastAsia="zh-CN"/>
        </w:rPr>
        <w:t>和基层组织。</w:t>
      </w:r>
      <w:r>
        <w:rPr>
          <w:rFonts w:hint="default" w:ascii="Times New Roman" w:hAnsi="Times New Roman" w:eastAsia="仿宋_GB2312" w:cs="Times New Roman"/>
          <w:sz w:val="32"/>
          <w:szCs w:val="32"/>
        </w:rPr>
        <w:t>考</w:t>
      </w:r>
      <w:r>
        <w:rPr>
          <w:rFonts w:hint="eastAsia" w:eastAsia="仿宋_GB2312" w:cs="Times New Roman"/>
          <w:sz w:val="32"/>
          <w:szCs w:val="32"/>
          <w:lang w:eastAsia="zh-CN"/>
        </w:rPr>
        <w:t>评</w:t>
      </w:r>
      <w:r>
        <w:rPr>
          <w:rFonts w:hint="default" w:ascii="Times New Roman" w:hAnsi="Times New Roman" w:eastAsia="仿宋_GB2312" w:cs="Times New Roman"/>
          <w:sz w:val="32"/>
          <w:szCs w:val="32"/>
        </w:rPr>
        <w:t>涵盖任务完成、数据管控、系统运维、机制落实等内容，将月台账管理、问题整改等纳入年度考</w:t>
      </w:r>
      <w:r>
        <w:rPr>
          <w:rFonts w:hint="eastAsia" w:eastAsia="仿宋_GB2312" w:cs="Times New Roman"/>
          <w:sz w:val="32"/>
          <w:szCs w:val="32"/>
          <w:lang w:eastAsia="zh-CN"/>
        </w:rPr>
        <w:t>评</w:t>
      </w:r>
      <w:r>
        <w:rPr>
          <w:rFonts w:hint="default" w:ascii="Times New Roman" w:hAnsi="Times New Roman" w:eastAsia="仿宋_GB2312" w:cs="Times New Roman"/>
          <w:sz w:val="32"/>
          <w:szCs w:val="32"/>
        </w:rPr>
        <w:t>指标，定量与定性相结合</w:t>
      </w:r>
      <w:r>
        <w:rPr>
          <w:rFonts w:hint="eastAsia" w:eastAsia="仿宋_GB2312" w:cs="Times New Roman"/>
          <w:sz w:val="32"/>
          <w:szCs w:val="32"/>
          <w:lang w:eastAsia="zh-CN"/>
        </w:rPr>
        <w:t>，考评结果在数据驾驶舱公布，</w:t>
      </w:r>
      <w:r>
        <w:rPr>
          <w:rFonts w:hint="default" w:ascii="Times New Roman" w:hAnsi="Times New Roman" w:eastAsia="仿宋_GB2312" w:cs="Times New Roman"/>
          <w:spacing w:val="-6"/>
          <w:sz w:val="32"/>
          <w:szCs w:val="32"/>
        </w:rPr>
        <w:t>对表现突出的相关组织和人员给予表彰奖励</w:t>
      </w:r>
      <w:r>
        <w:rPr>
          <w:rFonts w:hint="default" w:ascii="Times New Roman" w:hAnsi="Times New Roman" w:eastAsia="仿宋_GB2312" w:cs="Times New Roman"/>
          <w:sz w:val="32"/>
          <w:szCs w:val="32"/>
        </w:rPr>
        <w:t>。</w:t>
      </w:r>
    </w:p>
    <w:p w14:paraId="75C3AD4B">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bookmarkStart w:id="7" w:name="heading_3"/>
      <w:r>
        <w:rPr>
          <w:rFonts w:hint="default" w:ascii="Times New Roman" w:hAnsi="Times New Roman" w:eastAsia="黑体" w:cs="Times New Roman"/>
          <w:bCs/>
          <w:sz w:val="32"/>
          <w:szCs w:val="32"/>
        </w:rPr>
        <w:t>六、积分权益机制</w:t>
      </w:r>
      <w:bookmarkEnd w:id="7"/>
    </w:p>
    <w:p w14:paraId="39FC328A">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网信办负责各级地方科协、各级学会等组织和个人用户的积分核定、权益兑现。积分与月度考核、日常工作落实挂钩。组织按期完成建设、数据质量达标可获相应积分，个人用户考核优秀、积极参与培训等可获相应积分，组织工作滞后、数据错报漏报等扣除积分，积分实现实时公示、累计管理。积分可兑换专属技术支持、培训优先权、评优推荐资格、学术资源倾斜等权益，网信办制定细则并开放兑换通道。</w:t>
      </w:r>
    </w:p>
    <w:p w14:paraId="1515985C">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bookmarkStart w:id="8" w:name="heading_6"/>
      <w:r>
        <w:rPr>
          <w:rFonts w:hint="default" w:ascii="Times New Roman" w:hAnsi="Times New Roman" w:eastAsia="黑体" w:cs="Times New Roman"/>
          <w:bCs/>
          <w:sz w:val="32"/>
          <w:szCs w:val="32"/>
        </w:rPr>
        <w:t>七、激励机制</w:t>
      </w:r>
      <w:bookmarkEnd w:id="8"/>
    </w:p>
    <w:p w14:paraId="025881C0">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由网信办会同组织人事部、科技创新部协同实施，激励对象为系统建设中表现突出的单位和个人。对建设成效显著的省级科协、全国学会，给予通报表扬；市、县级科协及省、市级学会由上级主管单位通报表扬。</w:t>
      </w:r>
      <w:r>
        <w:rPr>
          <w:rFonts w:hint="eastAsia" w:eastAsia="仿宋_GB2312" w:cs="Times New Roman"/>
          <w:sz w:val="32"/>
          <w:szCs w:val="32"/>
          <w:lang w:eastAsia="zh-CN"/>
        </w:rPr>
        <w:t>对于</w:t>
      </w:r>
      <w:r>
        <w:rPr>
          <w:rFonts w:hint="default" w:ascii="Times New Roman" w:hAnsi="Times New Roman" w:eastAsia="仿宋_GB2312" w:cs="Times New Roman"/>
          <w:sz w:val="32"/>
          <w:szCs w:val="32"/>
        </w:rPr>
        <w:t>工作成效突出的联络员</w:t>
      </w:r>
      <w:r>
        <w:rPr>
          <w:rFonts w:hint="eastAsia" w:eastAsia="仿宋_GB2312" w:cs="Times New Roman"/>
          <w:sz w:val="32"/>
          <w:szCs w:val="32"/>
          <w:lang w:eastAsia="zh-CN"/>
        </w:rPr>
        <w:t>，建议将工作成效</w:t>
      </w:r>
      <w:r>
        <w:rPr>
          <w:rFonts w:hint="default" w:ascii="Times New Roman" w:hAnsi="Times New Roman" w:eastAsia="仿宋_GB2312" w:cs="Times New Roman"/>
          <w:sz w:val="32"/>
          <w:szCs w:val="32"/>
        </w:rPr>
        <w:t>纳入个人考核</w:t>
      </w:r>
      <w:r>
        <w:rPr>
          <w:rFonts w:hint="eastAsia" w:eastAsia="仿宋_GB2312" w:cs="Times New Roman"/>
          <w:sz w:val="32"/>
          <w:szCs w:val="32"/>
          <w:lang w:eastAsia="zh-CN"/>
        </w:rPr>
        <w:t>参考依据</w:t>
      </w:r>
      <w:r>
        <w:rPr>
          <w:rFonts w:hint="default" w:ascii="Times New Roman" w:hAnsi="Times New Roman" w:eastAsia="仿宋_GB2312" w:cs="Times New Roman"/>
          <w:sz w:val="32"/>
          <w:szCs w:val="32"/>
        </w:rPr>
        <w:t>；对提出创新建议并落地见效的个人给予专项奖励等，与积分权益兑换等挂钩。</w:t>
      </w:r>
    </w:p>
    <w:p w14:paraId="56CEED3A">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八、问题整改与督办机制​</w:t>
      </w:r>
    </w:p>
    <w:p w14:paraId="767DC26F">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网信办牵头建立问题整改闭环机制，问题来源涵盖考核、台账、例会、联络员反馈、系统监测、实地抽查等。网信办建立专项整改台账，明确问题、责任单位、整改要求、时限及督办人；责任单位按期制定方案、完成整改并提交佐证材料。督办人全程跟踪，对整改不力单位上报领导小组并视情通报提醒，整改情况与月度、年度考核挂钩，整改完成后组织复核。</w:t>
      </w:r>
    </w:p>
    <w:p w14:paraId="0AEC11A6">
      <w:pPr>
        <w:keepNext w:val="0"/>
        <w:keepLines w:val="0"/>
        <w:pageBreakBefore w:val="0"/>
        <w:widowControl w:val="0"/>
        <w:kinsoku/>
        <w:wordWrap/>
        <w:overflowPunct/>
        <w:topLinePunct w:val="0"/>
        <w:bidi w:val="0"/>
        <w:spacing w:beforeAutospacing="0" w:afterAutospacing="0" w:line="580" w:lineRule="exact"/>
        <w:textAlignment w:val="auto"/>
        <w:rPr>
          <w:rFonts w:hint="default" w:ascii="Times New Roman" w:hAnsi="Times New Roman" w:eastAsia="仿宋_GB2312" w:cs="Times New Roman"/>
          <w:sz w:val="32"/>
          <w:szCs w:val="32"/>
        </w:rPr>
        <w:sectPr>
          <w:headerReference r:id="rId3" w:type="default"/>
          <w:footerReference r:id="rId4" w:type="default"/>
          <w:pgSz w:w="11906" w:h="16838"/>
          <w:pgMar w:top="1984" w:right="1531" w:bottom="1984" w:left="1531" w:header="851" w:footer="992" w:gutter="0"/>
          <w:pgNumType w:fmt="decimal"/>
          <w:cols w:space="425" w:num="1"/>
          <w:docGrid w:type="lines" w:linePitch="312" w:charSpace="0"/>
        </w:sectPr>
      </w:pPr>
    </w:p>
    <w:p w14:paraId="6EB0F26D">
      <w:pPr>
        <w:keepNext w:val="0"/>
        <w:keepLines w:val="0"/>
        <w:pageBreakBefore w:val="0"/>
        <w:widowControl w:val="0"/>
        <w:kinsoku/>
        <w:wordWrap/>
        <w:overflowPunct/>
        <w:topLinePunct w:val="0"/>
        <w:bidi w:val="0"/>
        <w:spacing w:beforeAutospacing="0" w:afterAutospacing="0" w:line="580" w:lineRule="exac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rPr>
        <w:t>附件</w:t>
      </w:r>
      <w:r>
        <w:rPr>
          <w:rFonts w:hint="default" w:ascii="Times New Roman" w:hAnsi="Times New Roman" w:eastAsia="黑体" w:cs="Times New Roman"/>
          <w:sz w:val="32"/>
          <w:szCs w:val="32"/>
          <w:lang w:val="en-US" w:eastAsia="zh-CN"/>
        </w:rPr>
        <w:t>3</w:t>
      </w:r>
    </w:p>
    <w:p w14:paraId="169A5D80">
      <w:pPr>
        <w:keepNext w:val="0"/>
        <w:keepLines w:val="0"/>
        <w:pageBreakBefore w:val="0"/>
        <w:widowControl w:val="0"/>
        <w:kinsoku/>
        <w:wordWrap/>
        <w:overflowPunct/>
        <w:topLinePunct w:val="0"/>
        <w:bidi w:val="0"/>
        <w:adjustRightInd w:val="0"/>
        <w:snapToGrid w:val="0"/>
        <w:spacing w:beforeAutospacing="0" w:afterAutospacing="0" w:line="580" w:lineRule="exact"/>
        <w:jc w:val="center"/>
        <w:textAlignment w:val="auto"/>
        <w:rPr>
          <w:rFonts w:hint="default" w:ascii="Times New Roman" w:hAnsi="Times New Roman" w:eastAsia="小标宋" w:cs="Times New Roman"/>
          <w:sz w:val="44"/>
          <w:szCs w:val="44"/>
          <w:lang w:eastAsia="zh-CN"/>
        </w:rPr>
      </w:pPr>
      <w:r>
        <w:rPr>
          <w:rFonts w:hint="default" w:ascii="Times New Roman" w:hAnsi="Times New Roman" w:eastAsia="小标宋" w:cs="Times New Roman"/>
          <w:sz w:val="44"/>
          <w:szCs w:val="44"/>
        </w:rPr>
        <w:t>中国科协组织体系信息化系统建设</w:t>
      </w:r>
      <w:r>
        <w:rPr>
          <w:rFonts w:hint="default" w:ascii="Times New Roman" w:hAnsi="Times New Roman" w:eastAsia="小标宋" w:cs="Times New Roman"/>
          <w:sz w:val="44"/>
          <w:szCs w:val="44"/>
          <w:lang w:eastAsia="zh-CN"/>
        </w:rPr>
        <w:t>工作计划表</w:t>
      </w:r>
    </w:p>
    <w:p w14:paraId="55F71EB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_GB2312" w:hAnsi="仿宋_GB2312" w:eastAsia="仿宋_GB2312" w:cs="仿宋_GB2312"/>
          <w:sz w:val="32"/>
          <w:szCs w:val="32"/>
          <w:lang w:eastAsia="zh-CN"/>
        </w:rPr>
      </w:pPr>
    </w:p>
    <w:tbl>
      <w:tblPr>
        <w:tblStyle w:val="14"/>
        <w:tblW w:w="143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973"/>
        <w:gridCol w:w="10810"/>
      </w:tblGrid>
      <w:tr w14:paraId="690A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vAlign w:val="center"/>
          </w:tcPr>
          <w:p w14:paraId="5695A96C">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
                <w:bCs w:val="0"/>
                <w:sz w:val="32"/>
                <w:szCs w:val="32"/>
                <w:vertAlign w:val="baseline"/>
                <w:lang w:eastAsia="zh-CN"/>
              </w:rPr>
            </w:pPr>
            <w:r>
              <w:rPr>
                <w:rFonts w:hint="default" w:ascii="Times New Roman" w:hAnsi="Times New Roman" w:eastAsia="仿宋_GB2312" w:cs="Times New Roman"/>
                <w:b/>
                <w:bCs w:val="0"/>
                <w:sz w:val="32"/>
                <w:szCs w:val="32"/>
                <w:vertAlign w:val="baseline"/>
                <w:lang w:eastAsia="zh-CN"/>
              </w:rPr>
              <w:t>阶段</w:t>
            </w:r>
          </w:p>
        </w:tc>
        <w:tc>
          <w:tcPr>
            <w:tcW w:w="1973" w:type="dxa"/>
            <w:vAlign w:val="center"/>
          </w:tcPr>
          <w:p w14:paraId="4FD143B7">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
                <w:bCs w:val="0"/>
                <w:sz w:val="32"/>
                <w:szCs w:val="32"/>
                <w:vertAlign w:val="baseline"/>
                <w:lang w:eastAsia="zh-CN"/>
              </w:rPr>
            </w:pPr>
            <w:r>
              <w:rPr>
                <w:rFonts w:hint="default" w:ascii="Times New Roman" w:hAnsi="Times New Roman" w:eastAsia="仿宋_GB2312" w:cs="Times New Roman"/>
                <w:b/>
                <w:bCs w:val="0"/>
                <w:sz w:val="32"/>
                <w:szCs w:val="32"/>
                <w:vertAlign w:val="baseline"/>
                <w:lang w:eastAsia="zh-CN"/>
              </w:rPr>
              <w:t>时间</w:t>
            </w:r>
          </w:p>
        </w:tc>
        <w:tc>
          <w:tcPr>
            <w:tcW w:w="10810" w:type="dxa"/>
          </w:tcPr>
          <w:p w14:paraId="2C8E343A">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
                <w:bCs w:val="0"/>
                <w:sz w:val="32"/>
                <w:szCs w:val="32"/>
                <w:vertAlign w:val="baseline"/>
                <w:lang w:eastAsia="zh-CN"/>
              </w:rPr>
            </w:pPr>
            <w:r>
              <w:rPr>
                <w:rFonts w:hint="default" w:ascii="Times New Roman" w:hAnsi="Times New Roman" w:eastAsia="仿宋_GB2312" w:cs="Times New Roman"/>
                <w:b/>
                <w:bCs w:val="0"/>
                <w:sz w:val="32"/>
                <w:szCs w:val="32"/>
                <w:vertAlign w:val="baseline"/>
                <w:lang w:eastAsia="zh-CN"/>
              </w:rPr>
              <w:t>任务</w:t>
            </w:r>
          </w:p>
        </w:tc>
      </w:tr>
      <w:tr w14:paraId="30D7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07F6427E">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eastAsia="zh-CN"/>
              </w:rPr>
            </w:pPr>
            <w:r>
              <w:rPr>
                <w:rFonts w:hint="default" w:ascii="Times New Roman" w:hAnsi="Times New Roman" w:eastAsia="仿宋_GB2312" w:cs="Times New Roman"/>
                <w:bCs/>
                <w:sz w:val="32"/>
                <w:szCs w:val="32"/>
                <w:vertAlign w:val="baseline"/>
                <w:lang w:eastAsia="zh-CN"/>
              </w:rPr>
              <w:t>启动阶段</w:t>
            </w:r>
          </w:p>
        </w:tc>
        <w:tc>
          <w:tcPr>
            <w:tcW w:w="1973" w:type="dxa"/>
            <w:vAlign w:val="center"/>
          </w:tcPr>
          <w:p w14:paraId="0140B84E">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rPr>
            </w:pPr>
            <w:r>
              <w:rPr>
                <w:rFonts w:hint="default" w:ascii="Times New Roman" w:hAnsi="Times New Roman" w:eastAsia="仿宋_GB2312" w:cs="Times New Roman"/>
                <w:bCs/>
                <w:sz w:val="32"/>
                <w:szCs w:val="32"/>
              </w:rPr>
              <w:t>2026年3月</w:t>
            </w:r>
          </w:p>
        </w:tc>
        <w:tc>
          <w:tcPr>
            <w:tcW w:w="10810" w:type="dxa"/>
          </w:tcPr>
          <w:p w14:paraId="5DC8A135">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1.</w:t>
            </w:r>
            <w:r>
              <w:rPr>
                <w:rFonts w:hint="default" w:ascii="Times New Roman" w:hAnsi="Times New Roman" w:eastAsia="仿宋_GB2312" w:cs="Times New Roman"/>
                <w:bCs/>
                <w:sz w:val="32"/>
                <w:szCs w:val="32"/>
              </w:rPr>
              <w:t>完成代表大会、会员管理、组织管理、用户管理和科协一家数据梳理工作</w:t>
            </w:r>
            <w:r>
              <w:rPr>
                <w:rFonts w:hint="default" w:ascii="Times New Roman" w:hAnsi="Times New Roman" w:eastAsia="仿宋_GB2312" w:cs="Times New Roman"/>
                <w:bCs/>
                <w:sz w:val="32"/>
                <w:szCs w:val="32"/>
                <w:lang w:eastAsia="zh-CN"/>
              </w:rPr>
              <w:t>；</w:t>
            </w:r>
          </w:p>
          <w:p w14:paraId="5A36D951">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val="en-US" w:eastAsia="zh-CN"/>
              </w:rPr>
            </w:pPr>
            <w:r>
              <w:rPr>
                <w:rFonts w:hint="eastAsia" w:ascii="Times New Roman" w:hAnsi="Times New Roman" w:eastAsia="仿宋_GB2312" w:cs="Times New Roman"/>
                <w:bCs/>
                <w:sz w:val="32"/>
                <w:szCs w:val="32"/>
                <w:lang w:val="en-US" w:eastAsia="zh-CN"/>
              </w:rPr>
              <w:t>2.</w:t>
            </w:r>
            <w:r>
              <w:rPr>
                <w:rFonts w:hint="default" w:ascii="Times New Roman" w:hAnsi="Times New Roman" w:eastAsia="仿宋_GB2312" w:cs="Times New Roman"/>
                <w:bCs/>
                <w:sz w:val="32"/>
                <w:szCs w:val="32"/>
              </w:rPr>
              <w:t>省市县三级地方科协领导机构和三级学会领导机构人员数据梳理工作</w:t>
            </w:r>
            <w:r>
              <w:rPr>
                <w:rFonts w:hint="default" w:ascii="Times New Roman" w:hAnsi="Times New Roman" w:eastAsia="仿宋_GB2312" w:cs="Times New Roman"/>
                <w:bCs/>
                <w:sz w:val="32"/>
                <w:szCs w:val="32"/>
                <w:lang w:eastAsia="zh-CN"/>
              </w:rPr>
              <w:t>；</w:t>
            </w:r>
          </w:p>
          <w:p w14:paraId="1DE9A2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val="en-US" w:eastAsia="zh-CN"/>
              </w:rPr>
            </w:pPr>
            <w:r>
              <w:rPr>
                <w:rFonts w:hint="eastAsia" w:ascii="Times New Roman" w:hAnsi="Times New Roman" w:eastAsia="仿宋_GB2312" w:cs="Times New Roman"/>
                <w:bCs/>
                <w:sz w:val="32"/>
                <w:szCs w:val="32"/>
                <w:lang w:val="en-US" w:eastAsia="zh-CN"/>
              </w:rPr>
              <w:t>3.</w:t>
            </w:r>
            <w:r>
              <w:rPr>
                <w:rFonts w:hint="default" w:ascii="Times New Roman" w:hAnsi="Times New Roman" w:eastAsia="仿宋_GB2312" w:cs="Times New Roman"/>
                <w:bCs/>
                <w:sz w:val="32"/>
                <w:szCs w:val="32"/>
                <w:lang w:val="en-US" w:eastAsia="zh-CN"/>
              </w:rPr>
              <w:t>完成组织体系信息化建设原型搭建工作。</w:t>
            </w:r>
          </w:p>
        </w:tc>
      </w:tr>
      <w:tr w14:paraId="754D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6ADD18B2">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eastAsia="zh-CN"/>
              </w:rPr>
            </w:pPr>
            <w:r>
              <w:rPr>
                <w:rFonts w:hint="default" w:ascii="Times New Roman" w:hAnsi="Times New Roman" w:eastAsia="仿宋_GB2312" w:cs="Times New Roman"/>
                <w:bCs/>
                <w:sz w:val="32"/>
                <w:szCs w:val="32"/>
                <w:vertAlign w:val="baseline"/>
                <w:lang w:eastAsia="zh-CN"/>
              </w:rPr>
              <w:t>部署动员</w:t>
            </w:r>
          </w:p>
        </w:tc>
        <w:tc>
          <w:tcPr>
            <w:tcW w:w="1973" w:type="dxa"/>
            <w:vAlign w:val="center"/>
          </w:tcPr>
          <w:p w14:paraId="5C4D4637">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val="en-US" w:eastAsia="zh-CN"/>
              </w:rPr>
            </w:pPr>
            <w:r>
              <w:rPr>
                <w:rFonts w:hint="default" w:ascii="Times New Roman" w:hAnsi="Times New Roman" w:eastAsia="仿宋_GB2312" w:cs="Times New Roman"/>
                <w:bCs/>
                <w:sz w:val="32"/>
                <w:szCs w:val="32"/>
                <w:vertAlign w:val="baseline"/>
                <w:lang w:val="en-US" w:eastAsia="zh-CN"/>
              </w:rPr>
              <w:t>2026年4月</w:t>
            </w:r>
          </w:p>
        </w:tc>
        <w:tc>
          <w:tcPr>
            <w:tcW w:w="10810" w:type="dxa"/>
          </w:tcPr>
          <w:p w14:paraId="42464427">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default" w:ascii="Times New Roman" w:hAnsi="Times New Roman" w:eastAsia="仿宋_GB2312" w:cs="Times New Roman"/>
                <w:bCs/>
                <w:sz w:val="32"/>
                <w:szCs w:val="32"/>
                <w:lang w:val="en-US" w:eastAsia="zh-CN"/>
              </w:rPr>
              <w:t>1.</w:t>
            </w:r>
            <w:r>
              <w:rPr>
                <w:rFonts w:hint="default" w:ascii="Times New Roman" w:hAnsi="Times New Roman" w:eastAsia="仿宋_GB2312" w:cs="Times New Roman"/>
                <w:bCs/>
                <w:sz w:val="32"/>
                <w:szCs w:val="32"/>
              </w:rPr>
              <w:t>完成科协组织体系信息化系统建设部署工作</w:t>
            </w:r>
            <w:r>
              <w:rPr>
                <w:rFonts w:hint="default" w:ascii="Times New Roman" w:hAnsi="Times New Roman" w:eastAsia="仿宋_GB2312" w:cs="Times New Roman"/>
                <w:bCs/>
                <w:sz w:val="32"/>
                <w:szCs w:val="32"/>
                <w:lang w:eastAsia="zh-CN"/>
              </w:rPr>
              <w:t>；</w:t>
            </w:r>
          </w:p>
          <w:p w14:paraId="35D6EE80">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default" w:ascii="Times New Roman" w:hAnsi="Times New Roman" w:eastAsia="仿宋_GB2312" w:cs="Times New Roman"/>
                <w:bCs/>
                <w:sz w:val="32"/>
                <w:szCs w:val="32"/>
                <w:lang w:val="en-US" w:eastAsia="zh-CN"/>
              </w:rPr>
              <w:t>2.</w:t>
            </w:r>
            <w:r>
              <w:rPr>
                <w:rFonts w:hint="default" w:ascii="Times New Roman" w:hAnsi="Times New Roman" w:eastAsia="仿宋_GB2312" w:cs="Times New Roman"/>
                <w:bCs/>
                <w:sz w:val="32"/>
                <w:szCs w:val="32"/>
              </w:rPr>
              <w:t>开展试点试行，总结经验、完善系统</w:t>
            </w:r>
            <w:r>
              <w:rPr>
                <w:rFonts w:hint="default" w:ascii="Times New Roman" w:hAnsi="Times New Roman" w:eastAsia="仿宋_GB2312" w:cs="Times New Roman"/>
                <w:bCs/>
                <w:sz w:val="32"/>
                <w:szCs w:val="32"/>
                <w:lang w:eastAsia="zh-CN"/>
              </w:rPr>
              <w:t>；</w:t>
            </w:r>
          </w:p>
          <w:p w14:paraId="549FB1AD">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default" w:ascii="Times New Roman" w:hAnsi="Times New Roman" w:eastAsia="仿宋_GB2312" w:cs="Times New Roman"/>
                <w:bCs/>
                <w:sz w:val="32"/>
                <w:szCs w:val="32"/>
                <w:lang w:val="en-US" w:eastAsia="zh-CN"/>
              </w:rPr>
              <w:t>3.</w:t>
            </w:r>
            <w:r>
              <w:rPr>
                <w:rFonts w:hint="default" w:ascii="Times New Roman" w:hAnsi="Times New Roman" w:eastAsia="仿宋_GB2312" w:cs="Times New Roman"/>
                <w:bCs/>
                <w:sz w:val="32"/>
                <w:szCs w:val="32"/>
              </w:rPr>
              <w:t>建立科协组织联络员队伍</w:t>
            </w:r>
            <w:r>
              <w:rPr>
                <w:rFonts w:hint="default" w:ascii="Times New Roman" w:hAnsi="Times New Roman" w:eastAsia="仿宋_GB2312" w:cs="Times New Roman"/>
                <w:bCs/>
                <w:sz w:val="32"/>
                <w:szCs w:val="32"/>
                <w:lang w:eastAsia="zh-CN"/>
              </w:rPr>
              <w:t>；</w:t>
            </w:r>
          </w:p>
          <w:p w14:paraId="05D1193C">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val="en-US" w:eastAsia="zh-CN"/>
              </w:rPr>
            </w:pPr>
            <w:r>
              <w:rPr>
                <w:rFonts w:hint="default" w:ascii="Times New Roman" w:hAnsi="Times New Roman" w:eastAsia="仿宋_GB2312" w:cs="Times New Roman"/>
                <w:bCs/>
                <w:sz w:val="32"/>
                <w:szCs w:val="32"/>
                <w:lang w:val="en-US" w:eastAsia="zh-CN"/>
              </w:rPr>
              <w:t>4.</w:t>
            </w:r>
            <w:r>
              <w:rPr>
                <w:rFonts w:hint="default" w:ascii="Times New Roman" w:hAnsi="Times New Roman" w:eastAsia="仿宋_GB2312" w:cs="Times New Roman"/>
                <w:bCs/>
                <w:sz w:val="32"/>
                <w:szCs w:val="32"/>
              </w:rPr>
              <w:t>召开全国学会</w:t>
            </w:r>
            <w:r>
              <w:rPr>
                <w:rFonts w:hint="eastAsia" w:eastAsia="仿宋_GB2312" w:cs="Times New Roman"/>
                <w:bCs/>
                <w:sz w:val="32"/>
                <w:szCs w:val="32"/>
                <w:lang w:eastAsia="zh-CN"/>
              </w:rPr>
              <w:t>、</w:t>
            </w:r>
            <w:r>
              <w:rPr>
                <w:rFonts w:hint="default" w:ascii="Times New Roman" w:hAnsi="Times New Roman" w:eastAsia="仿宋_GB2312" w:cs="Times New Roman"/>
                <w:bCs/>
                <w:sz w:val="32"/>
                <w:szCs w:val="32"/>
              </w:rPr>
              <w:t>地方科协</w:t>
            </w:r>
            <w:r>
              <w:rPr>
                <w:rFonts w:hint="eastAsia" w:eastAsia="仿宋_GB2312" w:cs="Times New Roman"/>
                <w:bCs/>
                <w:sz w:val="32"/>
                <w:szCs w:val="32"/>
                <w:lang w:eastAsia="zh-CN"/>
              </w:rPr>
              <w:t>、基层组织</w:t>
            </w:r>
            <w:r>
              <w:rPr>
                <w:rFonts w:hint="default" w:ascii="Times New Roman" w:hAnsi="Times New Roman" w:eastAsia="仿宋_GB2312" w:cs="Times New Roman"/>
                <w:bCs/>
                <w:sz w:val="32"/>
                <w:szCs w:val="32"/>
              </w:rPr>
              <w:t>应用推广动员培训会</w:t>
            </w:r>
            <w:r>
              <w:rPr>
                <w:rFonts w:hint="default" w:ascii="Times New Roman" w:hAnsi="Times New Roman" w:eastAsia="仿宋_GB2312" w:cs="Times New Roman"/>
                <w:bCs/>
                <w:sz w:val="32"/>
                <w:szCs w:val="32"/>
                <w:lang w:eastAsia="zh-CN"/>
              </w:rPr>
              <w:t>；</w:t>
            </w:r>
          </w:p>
          <w:p w14:paraId="7C958693">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default" w:ascii="Times New Roman" w:hAnsi="Times New Roman" w:eastAsia="仿宋_GB2312" w:cs="Times New Roman"/>
                <w:bCs/>
                <w:sz w:val="32"/>
                <w:szCs w:val="32"/>
                <w:lang w:val="en-US" w:eastAsia="zh-CN"/>
              </w:rPr>
              <w:t>5.建立分片分区的运营推广队伍，</w:t>
            </w:r>
            <w:r>
              <w:rPr>
                <w:rFonts w:hint="default" w:ascii="Times New Roman" w:hAnsi="Times New Roman" w:eastAsia="仿宋_GB2312" w:cs="Times New Roman"/>
                <w:bCs/>
                <w:sz w:val="32"/>
                <w:szCs w:val="32"/>
              </w:rPr>
              <w:t>在网上开展日常技术指导和服务咨询</w:t>
            </w:r>
            <w:r>
              <w:rPr>
                <w:rFonts w:hint="default" w:ascii="Times New Roman" w:hAnsi="Times New Roman" w:eastAsia="仿宋_GB2312" w:cs="Times New Roman"/>
                <w:bCs/>
                <w:sz w:val="32"/>
                <w:szCs w:val="32"/>
                <w:lang w:eastAsia="zh-CN"/>
              </w:rPr>
              <w:t>。</w:t>
            </w:r>
          </w:p>
        </w:tc>
      </w:tr>
      <w:tr w14:paraId="2B28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3C38DCB1">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val="en-US" w:eastAsia="zh-CN"/>
              </w:rPr>
            </w:pPr>
            <w:r>
              <w:rPr>
                <w:rFonts w:hint="default" w:ascii="Times New Roman" w:hAnsi="Times New Roman" w:eastAsia="仿宋_GB2312" w:cs="Times New Roman"/>
                <w:bCs/>
                <w:sz w:val="32"/>
                <w:szCs w:val="32"/>
                <w:vertAlign w:val="baseline"/>
                <w:lang w:val="en-US" w:eastAsia="zh-CN"/>
              </w:rPr>
              <w:t>推广应用</w:t>
            </w:r>
          </w:p>
        </w:tc>
        <w:tc>
          <w:tcPr>
            <w:tcW w:w="1973" w:type="dxa"/>
            <w:vAlign w:val="center"/>
          </w:tcPr>
          <w:p w14:paraId="2B43B3E2">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val="en-US" w:eastAsia="zh-CN"/>
              </w:rPr>
            </w:pPr>
            <w:r>
              <w:rPr>
                <w:rFonts w:hint="default" w:ascii="Times New Roman" w:hAnsi="Times New Roman" w:eastAsia="仿宋_GB2312" w:cs="Times New Roman"/>
                <w:bCs/>
                <w:sz w:val="32"/>
                <w:szCs w:val="32"/>
                <w:vertAlign w:val="baseline"/>
                <w:lang w:val="en-US" w:eastAsia="zh-CN"/>
              </w:rPr>
              <w:t>2026年5月</w:t>
            </w:r>
          </w:p>
        </w:tc>
        <w:tc>
          <w:tcPr>
            <w:tcW w:w="10810" w:type="dxa"/>
          </w:tcPr>
          <w:p w14:paraId="3432BD5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0"/>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1.</w:t>
            </w:r>
            <w:r>
              <w:rPr>
                <w:rFonts w:hint="default" w:ascii="Times New Roman" w:hAnsi="Times New Roman" w:eastAsia="仿宋_GB2312" w:cs="Times New Roman"/>
                <w:bCs/>
                <w:sz w:val="32"/>
                <w:szCs w:val="32"/>
              </w:rPr>
              <w:t>建立全国学会和省级科协考核激励机制</w:t>
            </w:r>
            <w:r>
              <w:rPr>
                <w:rFonts w:hint="default" w:ascii="Times New Roman" w:hAnsi="Times New Roman" w:eastAsia="仿宋_GB2312" w:cs="Times New Roman"/>
                <w:bCs/>
                <w:sz w:val="32"/>
                <w:szCs w:val="32"/>
                <w:lang w:eastAsia="zh-CN"/>
              </w:rPr>
              <w:t>；</w:t>
            </w:r>
          </w:p>
          <w:p w14:paraId="3A7E80D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0"/>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2.</w:t>
            </w:r>
            <w:r>
              <w:rPr>
                <w:rFonts w:hint="default" w:ascii="Times New Roman" w:hAnsi="Times New Roman" w:eastAsia="仿宋_GB2312" w:cs="Times New Roman"/>
                <w:bCs/>
                <w:sz w:val="32"/>
                <w:szCs w:val="32"/>
                <w:lang w:eastAsia="zh-CN"/>
              </w:rPr>
              <w:t>汇聚</w:t>
            </w:r>
            <w:r>
              <w:rPr>
                <w:rFonts w:hint="default" w:ascii="Times New Roman" w:hAnsi="Times New Roman" w:eastAsia="仿宋_GB2312" w:cs="Times New Roman"/>
                <w:bCs/>
                <w:sz w:val="32"/>
                <w:szCs w:val="32"/>
              </w:rPr>
              <w:t>中国科协、全国学会、省级科协组织领导机构人员数据</w:t>
            </w:r>
            <w:r>
              <w:rPr>
                <w:rFonts w:hint="default" w:ascii="Times New Roman" w:hAnsi="Times New Roman" w:eastAsia="仿宋_GB2312" w:cs="Times New Roman"/>
                <w:bCs/>
                <w:sz w:val="32"/>
                <w:szCs w:val="32"/>
                <w:lang w:eastAsia="zh-CN"/>
              </w:rPr>
              <w:t>；</w:t>
            </w:r>
          </w:p>
          <w:p w14:paraId="07D1029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0"/>
              <w:textAlignment w:val="auto"/>
              <w:rPr>
                <w:rFonts w:hint="default" w:ascii="Times New Roman" w:hAnsi="Times New Roman" w:eastAsia="仿宋_GB2312" w:cs="Times New Roman"/>
                <w:bCs/>
                <w:sz w:val="32"/>
                <w:szCs w:val="32"/>
              </w:rPr>
            </w:pPr>
            <w:r>
              <w:rPr>
                <w:rFonts w:hint="eastAsia" w:ascii="Times New Roman" w:hAnsi="Times New Roman" w:eastAsia="仿宋_GB2312" w:cs="Times New Roman"/>
                <w:bCs/>
                <w:sz w:val="32"/>
                <w:szCs w:val="32"/>
                <w:lang w:val="en-US" w:eastAsia="zh-CN"/>
              </w:rPr>
              <w:t>3.</w:t>
            </w:r>
            <w:r>
              <w:rPr>
                <w:rFonts w:hint="default" w:ascii="Times New Roman" w:hAnsi="Times New Roman" w:eastAsia="仿宋_GB2312" w:cs="Times New Roman"/>
                <w:bCs/>
                <w:sz w:val="32"/>
                <w:szCs w:val="32"/>
              </w:rPr>
              <w:t>初步建立中国科协组织体系</w:t>
            </w:r>
            <w:r>
              <w:rPr>
                <w:rFonts w:hint="default" w:ascii="Times New Roman" w:hAnsi="Times New Roman" w:eastAsia="仿宋_GB2312" w:cs="Times New Roman"/>
                <w:bCs/>
                <w:sz w:val="32"/>
                <w:szCs w:val="32"/>
                <w:lang w:eastAsia="zh-CN"/>
              </w:rPr>
              <w:t>；</w:t>
            </w:r>
          </w:p>
          <w:p w14:paraId="3D57458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0"/>
              <w:textAlignment w:val="auto"/>
              <w:rPr>
                <w:rFonts w:hint="default" w:ascii="Times New Roman" w:hAnsi="Times New Roman" w:eastAsia="仿宋_GB2312" w:cs="Times New Roman"/>
                <w:bCs/>
                <w:sz w:val="32"/>
                <w:szCs w:val="32"/>
              </w:rPr>
            </w:pPr>
            <w:r>
              <w:rPr>
                <w:rFonts w:hint="eastAsia" w:ascii="Times New Roman" w:hAnsi="Times New Roman" w:eastAsia="仿宋_GB2312" w:cs="Times New Roman"/>
                <w:bCs/>
                <w:sz w:val="32"/>
                <w:szCs w:val="32"/>
                <w:lang w:val="en-US" w:eastAsia="zh-CN"/>
              </w:rPr>
              <w:t>4.</w:t>
            </w:r>
            <w:r>
              <w:rPr>
                <w:rFonts w:hint="default" w:ascii="Times New Roman" w:hAnsi="Times New Roman" w:eastAsia="仿宋_GB2312" w:cs="Times New Roman"/>
                <w:bCs/>
                <w:sz w:val="32"/>
                <w:szCs w:val="32"/>
                <w:lang w:eastAsia="zh-CN"/>
              </w:rPr>
              <w:t>建立组织体系建设台账和数据看板，及时监测进展情况；</w:t>
            </w:r>
          </w:p>
          <w:p w14:paraId="0076C07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0"/>
              <w:textAlignment w:val="auto"/>
              <w:rPr>
                <w:rFonts w:hint="default" w:ascii="Times New Roman" w:hAnsi="Times New Roman" w:eastAsia="仿宋_GB2312" w:cs="Times New Roman"/>
                <w:bCs/>
                <w:sz w:val="32"/>
                <w:szCs w:val="32"/>
              </w:rPr>
            </w:pPr>
            <w:r>
              <w:rPr>
                <w:rFonts w:hint="eastAsia" w:ascii="Times New Roman" w:hAnsi="Times New Roman" w:eastAsia="仿宋_GB2312" w:cs="Times New Roman"/>
                <w:bCs/>
                <w:sz w:val="32"/>
                <w:szCs w:val="32"/>
                <w:lang w:val="en-US" w:eastAsia="zh-CN"/>
              </w:rPr>
              <w:t>5.</w:t>
            </w:r>
            <w:r>
              <w:rPr>
                <w:rFonts w:hint="default" w:ascii="Times New Roman" w:hAnsi="Times New Roman" w:eastAsia="仿宋_GB2312" w:cs="Times New Roman"/>
                <w:bCs/>
                <w:sz w:val="32"/>
                <w:szCs w:val="32"/>
                <w:lang w:eastAsia="zh-CN"/>
              </w:rPr>
              <w:t>分级分类管理，</w:t>
            </w:r>
            <w:r>
              <w:rPr>
                <w:rFonts w:hint="default" w:ascii="Times New Roman" w:hAnsi="Times New Roman" w:eastAsia="仿宋_GB2312" w:cs="Times New Roman"/>
                <w:bCs/>
                <w:sz w:val="32"/>
                <w:szCs w:val="32"/>
              </w:rPr>
              <w:t>支撑数据查询检索和统计分析功能</w:t>
            </w:r>
            <w:r>
              <w:rPr>
                <w:rFonts w:hint="default" w:ascii="Times New Roman" w:hAnsi="Times New Roman" w:eastAsia="仿宋_GB2312" w:cs="Times New Roman"/>
                <w:bCs/>
                <w:sz w:val="32"/>
                <w:szCs w:val="32"/>
                <w:lang w:eastAsia="zh-CN"/>
              </w:rPr>
              <w:t>；</w:t>
            </w:r>
          </w:p>
          <w:p w14:paraId="037E3FC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ind w:leftChars="0"/>
              <w:textAlignment w:val="auto"/>
              <w:rPr>
                <w:rFonts w:hint="default" w:ascii="Times New Roman" w:hAnsi="Times New Roman" w:eastAsia="仿宋_GB2312" w:cs="Times New Roman"/>
                <w:bCs/>
                <w:sz w:val="32"/>
                <w:szCs w:val="32"/>
                <w:lang w:val="en-US" w:eastAsia="zh-CN"/>
              </w:rPr>
            </w:pPr>
            <w:r>
              <w:rPr>
                <w:rFonts w:hint="eastAsia" w:ascii="Times New Roman" w:hAnsi="Times New Roman" w:eastAsia="仿宋_GB2312" w:cs="Times New Roman"/>
                <w:bCs/>
                <w:sz w:val="32"/>
                <w:szCs w:val="32"/>
                <w:lang w:val="en-US" w:eastAsia="zh-CN"/>
              </w:rPr>
              <w:t>6.</w:t>
            </w:r>
            <w:r>
              <w:rPr>
                <w:rFonts w:hint="default" w:ascii="Times New Roman" w:hAnsi="Times New Roman" w:eastAsia="仿宋_GB2312" w:cs="Times New Roman"/>
                <w:bCs/>
                <w:sz w:val="32"/>
                <w:szCs w:val="32"/>
              </w:rPr>
              <w:t>实现组织找人、人找组织。</w:t>
            </w:r>
          </w:p>
        </w:tc>
      </w:tr>
      <w:tr w14:paraId="413E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03F40528">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eastAsia="zh-CN"/>
              </w:rPr>
            </w:pPr>
            <w:r>
              <w:rPr>
                <w:rFonts w:hint="default" w:ascii="Times New Roman" w:hAnsi="Times New Roman" w:eastAsia="仿宋_GB2312" w:cs="Times New Roman"/>
                <w:bCs/>
                <w:sz w:val="32"/>
                <w:szCs w:val="32"/>
                <w:vertAlign w:val="baseline"/>
                <w:lang w:eastAsia="zh-CN"/>
              </w:rPr>
              <w:t>深化应用</w:t>
            </w:r>
          </w:p>
        </w:tc>
        <w:tc>
          <w:tcPr>
            <w:tcW w:w="1973" w:type="dxa"/>
            <w:vAlign w:val="center"/>
          </w:tcPr>
          <w:p w14:paraId="38D991EF">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val="en-US" w:eastAsia="zh-CN"/>
              </w:rPr>
            </w:pPr>
            <w:r>
              <w:rPr>
                <w:rFonts w:hint="default" w:ascii="Times New Roman" w:hAnsi="Times New Roman" w:eastAsia="仿宋_GB2312" w:cs="Times New Roman"/>
                <w:bCs/>
                <w:sz w:val="32"/>
                <w:szCs w:val="32"/>
                <w:vertAlign w:val="baseline"/>
                <w:lang w:val="en-US" w:eastAsia="zh-CN"/>
              </w:rPr>
              <w:t>2026年9月</w:t>
            </w:r>
          </w:p>
        </w:tc>
        <w:tc>
          <w:tcPr>
            <w:tcW w:w="10810" w:type="dxa"/>
          </w:tcPr>
          <w:p w14:paraId="3C7F686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1.</w:t>
            </w:r>
            <w:r>
              <w:rPr>
                <w:rFonts w:hint="default" w:ascii="Times New Roman" w:hAnsi="Times New Roman" w:eastAsia="仿宋_GB2312" w:cs="Times New Roman"/>
                <w:bCs/>
                <w:sz w:val="32"/>
                <w:szCs w:val="32"/>
              </w:rPr>
              <w:t>开展省级学会、市级科协</w:t>
            </w:r>
            <w:r>
              <w:rPr>
                <w:rFonts w:hint="eastAsia" w:eastAsia="仿宋_GB2312" w:cs="Times New Roman"/>
                <w:bCs/>
                <w:sz w:val="32"/>
                <w:szCs w:val="32"/>
                <w:lang w:eastAsia="zh-CN"/>
              </w:rPr>
              <w:t>、基层</w:t>
            </w:r>
            <w:r>
              <w:rPr>
                <w:rFonts w:hint="default" w:ascii="Times New Roman" w:hAnsi="Times New Roman" w:eastAsia="仿宋_GB2312" w:cs="Times New Roman"/>
                <w:bCs/>
                <w:sz w:val="32"/>
                <w:szCs w:val="32"/>
              </w:rPr>
              <w:t>组织</w:t>
            </w:r>
            <w:r>
              <w:rPr>
                <w:rFonts w:hint="default" w:ascii="Times New Roman" w:hAnsi="Times New Roman" w:eastAsia="仿宋_GB2312" w:cs="Times New Roman"/>
                <w:bCs/>
                <w:sz w:val="32"/>
                <w:szCs w:val="32"/>
                <w:lang w:val="en-US" w:eastAsia="zh-CN"/>
              </w:rPr>
              <w:t>联络</w:t>
            </w:r>
            <w:r>
              <w:rPr>
                <w:rFonts w:hint="default" w:ascii="Times New Roman" w:hAnsi="Times New Roman" w:eastAsia="仿宋_GB2312" w:cs="Times New Roman"/>
                <w:bCs/>
                <w:sz w:val="32"/>
                <w:szCs w:val="32"/>
              </w:rPr>
              <w:t>员培训工作</w:t>
            </w:r>
            <w:r>
              <w:rPr>
                <w:rFonts w:hint="default" w:ascii="Times New Roman" w:hAnsi="Times New Roman" w:eastAsia="仿宋_GB2312" w:cs="Times New Roman"/>
                <w:bCs/>
                <w:sz w:val="32"/>
                <w:szCs w:val="32"/>
                <w:lang w:eastAsia="zh-CN"/>
              </w:rPr>
              <w:t>；</w:t>
            </w:r>
          </w:p>
          <w:p w14:paraId="1A0CB61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2.</w:t>
            </w:r>
            <w:r>
              <w:rPr>
                <w:rFonts w:hint="default" w:ascii="Times New Roman" w:hAnsi="Times New Roman" w:eastAsia="仿宋_GB2312" w:cs="Times New Roman"/>
                <w:bCs/>
                <w:sz w:val="32"/>
                <w:szCs w:val="32"/>
                <w:lang w:eastAsia="zh-CN"/>
              </w:rPr>
              <w:t>汇聚</w:t>
            </w:r>
            <w:r>
              <w:rPr>
                <w:rFonts w:hint="default" w:ascii="Times New Roman" w:hAnsi="Times New Roman" w:eastAsia="仿宋_GB2312" w:cs="Times New Roman"/>
                <w:bCs/>
                <w:sz w:val="32"/>
                <w:szCs w:val="32"/>
              </w:rPr>
              <w:t>省级学会、市级科协</w:t>
            </w:r>
            <w:r>
              <w:rPr>
                <w:rFonts w:hint="eastAsia" w:eastAsia="仿宋_GB2312" w:cs="Times New Roman"/>
                <w:bCs/>
                <w:sz w:val="32"/>
                <w:szCs w:val="32"/>
                <w:lang w:eastAsia="zh-CN"/>
              </w:rPr>
              <w:t>、基层</w:t>
            </w:r>
            <w:r>
              <w:rPr>
                <w:rFonts w:hint="default" w:ascii="Times New Roman" w:hAnsi="Times New Roman" w:eastAsia="仿宋_GB2312" w:cs="Times New Roman"/>
                <w:bCs/>
                <w:sz w:val="32"/>
                <w:szCs w:val="32"/>
              </w:rPr>
              <w:t>组织</w:t>
            </w:r>
            <w:r>
              <w:rPr>
                <w:rFonts w:hint="default" w:ascii="Times New Roman" w:hAnsi="Times New Roman" w:eastAsia="仿宋_GB2312" w:cs="Times New Roman"/>
                <w:bCs/>
                <w:sz w:val="32"/>
                <w:szCs w:val="32"/>
                <w:lang w:eastAsia="zh-CN"/>
              </w:rPr>
              <w:t>机构人员数据；</w:t>
            </w:r>
          </w:p>
          <w:p w14:paraId="08887F87">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3.</w:t>
            </w:r>
            <w:r>
              <w:rPr>
                <w:rFonts w:hint="default" w:ascii="Times New Roman" w:hAnsi="Times New Roman" w:eastAsia="仿宋_GB2312" w:cs="Times New Roman"/>
                <w:bCs/>
                <w:sz w:val="32"/>
                <w:szCs w:val="32"/>
              </w:rPr>
              <w:t>优化完善组织树管理维护功能</w:t>
            </w:r>
            <w:r>
              <w:rPr>
                <w:rFonts w:hint="default" w:ascii="Times New Roman" w:hAnsi="Times New Roman" w:eastAsia="仿宋_GB2312" w:cs="Times New Roman"/>
                <w:bCs/>
                <w:sz w:val="32"/>
                <w:szCs w:val="32"/>
                <w:lang w:eastAsia="zh-CN"/>
              </w:rPr>
              <w:t>；</w:t>
            </w:r>
          </w:p>
          <w:p w14:paraId="717BB50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4.</w:t>
            </w:r>
            <w:r>
              <w:rPr>
                <w:rFonts w:hint="default" w:ascii="Times New Roman" w:hAnsi="Times New Roman" w:eastAsia="仿宋_GB2312" w:cs="Times New Roman"/>
                <w:bCs/>
                <w:sz w:val="32"/>
                <w:szCs w:val="32"/>
              </w:rPr>
              <w:t>提供数据分析服务和个性化推荐功能</w:t>
            </w:r>
            <w:r>
              <w:rPr>
                <w:rFonts w:hint="default" w:ascii="Times New Roman" w:hAnsi="Times New Roman" w:eastAsia="仿宋_GB2312" w:cs="Times New Roman"/>
                <w:bCs/>
                <w:sz w:val="32"/>
                <w:szCs w:val="32"/>
                <w:lang w:eastAsia="zh-CN"/>
              </w:rPr>
              <w:t>；</w:t>
            </w:r>
          </w:p>
          <w:p w14:paraId="5E7F58C5">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5.</w:t>
            </w:r>
            <w:r>
              <w:rPr>
                <w:rFonts w:hint="default" w:ascii="Times New Roman" w:hAnsi="Times New Roman" w:eastAsia="仿宋_GB2312" w:cs="Times New Roman"/>
                <w:bCs/>
                <w:sz w:val="32"/>
                <w:szCs w:val="32"/>
              </w:rPr>
              <w:t>为学术会议、科技期刊、科技人物等场景提供数据支撑。</w:t>
            </w:r>
          </w:p>
        </w:tc>
      </w:tr>
      <w:tr w14:paraId="0D49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782A3FBD">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eastAsia="zh-CN"/>
              </w:rPr>
            </w:pPr>
            <w:r>
              <w:rPr>
                <w:rFonts w:hint="default" w:ascii="Times New Roman" w:hAnsi="Times New Roman" w:eastAsia="仿宋_GB2312" w:cs="Times New Roman"/>
                <w:bCs/>
                <w:sz w:val="32"/>
                <w:szCs w:val="32"/>
                <w:vertAlign w:val="baseline"/>
                <w:lang w:eastAsia="zh-CN"/>
              </w:rPr>
              <w:t>全面覆盖</w:t>
            </w:r>
          </w:p>
        </w:tc>
        <w:tc>
          <w:tcPr>
            <w:tcW w:w="1973" w:type="dxa"/>
            <w:vAlign w:val="center"/>
          </w:tcPr>
          <w:p w14:paraId="7D31FAC9">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仿宋_GB2312" w:cs="Times New Roman"/>
                <w:bCs/>
                <w:sz w:val="32"/>
                <w:szCs w:val="32"/>
                <w:vertAlign w:val="baseline"/>
                <w:lang w:val="en-US" w:eastAsia="zh-CN"/>
              </w:rPr>
            </w:pPr>
            <w:r>
              <w:rPr>
                <w:rFonts w:hint="default" w:ascii="Times New Roman" w:hAnsi="Times New Roman" w:eastAsia="仿宋_GB2312" w:cs="Times New Roman"/>
                <w:bCs/>
                <w:sz w:val="32"/>
                <w:szCs w:val="32"/>
                <w:vertAlign w:val="baseline"/>
                <w:lang w:val="en-US" w:eastAsia="zh-CN"/>
              </w:rPr>
              <w:t>2026年12月</w:t>
            </w:r>
          </w:p>
        </w:tc>
        <w:tc>
          <w:tcPr>
            <w:tcW w:w="10810" w:type="dxa"/>
          </w:tcPr>
          <w:p w14:paraId="3C812CB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lang w:eastAsia="zh-CN"/>
              </w:rPr>
            </w:pPr>
            <w:r>
              <w:rPr>
                <w:rFonts w:hint="eastAsia" w:ascii="Times New Roman" w:hAnsi="Times New Roman" w:eastAsia="仿宋_GB2312" w:cs="Times New Roman"/>
                <w:bCs/>
                <w:sz w:val="32"/>
                <w:szCs w:val="32"/>
                <w:lang w:val="en-US" w:eastAsia="zh-CN"/>
              </w:rPr>
              <w:t>1.</w:t>
            </w:r>
            <w:r>
              <w:rPr>
                <w:rFonts w:hint="default" w:ascii="Times New Roman" w:hAnsi="Times New Roman" w:eastAsia="仿宋_GB2312" w:cs="Times New Roman"/>
                <w:bCs/>
                <w:sz w:val="32"/>
                <w:szCs w:val="32"/>
              </w:rPr>
              <w:t>基本形成覆盖</w:t>
            </w:r>
            <w:r>
              <w:rPr>
                <w:rFonts w:hint="default" w:ascii="Times New Roman" w:hAnsi="Times New Roman" w:eastAsia="仿宋_GB2312" w:cs="Times New Roman"/>
                <w:color w:val="000000"/>
                <w:kern w:val="0"/>
                <w:sz w:val="32"/>
                <w:szCs w:val="32"/>
              </w:rPr>
              <w:t>省市县三级科协领导机构人员信息系统和三级学会会员库的</w:t>
            </w:r>
            <w:r>
              <w:rPr>
                <w:rFonts w:hint="default" w:ascii="Times New Roman" w:hAnsi="Times New Roman" w:eastAsia="仿宋_GB2312" w:cs="Times New Roman"/>
                <w:bCs/>
                <w:sz w:val="32"/>
                <w:szCs w:val="32"/>
              </w:rPr>
              <w:t>组织体系建设</w:t>
            </w:r>
            <w:r>
              <w:rPr>
                <w:rFonts w:hint="default" w:ascii="Times New Roman" w:hAnsi="Times New Roman" w:eastAsia="仿宋_GB2312" w:cs="Times New Roman"/>
                <w:bCs/>
                <w:sz w:val="32"/>
                <w:szCs w:val="32"/>
                <w:lang w:eastAsia="zh-CN"/>
              </w:rPr>
              <w:t>；</w:t>
            </w:r>
          </w:p>
          <w:p w14:paraId="63E52B65">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vertAlign w:val="baseline"/>
                <w:lang w:val="en-US" w:eastAsia="zh-CN"/>
              </w:rPr>
            </w:pPr>
            <w:r>
              <w:rPr>
                <w:rFonts w:hint="eastAsia" w:ascii="Times New Roman" w:hAnsi="Times New Roman" w:eastAsia="仿宋_GB2312" w:cs="Times New Roman"/>
                <w:bCs/>
                <w:sz w:val="32"/>
                <w:szCs w:val="32"/>
                <w:lang w:val="en-US" w:eastAsia="zh-CN"/>
              </w:rPr>
              <w:t>2.</w:t>
            </w:r>
            <w:r>
              <w:rPr>
                <w:rFonts w:hint="default" w:ascii="Times New Roman" w:hAnsi="Times New Roman" w:eastAsia="仿宋_GB2312" w:cs="Times New Roman"/>
                <w:bCs/>
                <w:sz w:val="32"/>
                <w:szCs w:val="32"/>
              </w:rPr>
              <w:t>支撑“智慧科协”平台场景的</w:t>
            </w:r>
            <w:r>
              <w:rPr>
                <w:rFonts w:hint="default" w:ascii="Times New Roman" w:hAnsi="Times New Roman" w:eastAsia="仿宋_GB2312" w:cs="Times New Roman"/>
                <w:bCs/>
                <w:sz w:val="32"/>
                <w:szCs w:val="32"/>
                <w:lang w:eastAsia="zh-CN"/>
              </w:rPr>
              <w:t>应用科协组织体系数据；</w:t>
            </w:r>
          </w:p>
          <w:p w14:paraId="4F321C1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vertAlign w:val="baseline"/>
                <w:lang w:val="en-US" w:eastAsia="zh-CN"/>
              </w:rPr>
            </w:pPr>
            <w:r>
              <w:rPr>
                <w:rFonts w:hint="eastAsia" w:ascii="Times New Roman" w:hAnsi="Times New Roman" w:eastAsia="仿宋_GB2312" w:cs="Times New Roman"/>
                <w:bCs/>
                <w:sz w:val="32"/>
                <w:szCs w:val="32"/>
                <w:lang w:val="en-US" w:eastAsia="zh-CN"/>
              </w:rPr>
              <w:t>3.</w:t>
            </w:r>
            <w:r>
              <w:rPr>
                <w:rFonts w:hint="default" w:ascii="Times New Roman" w:hAnsi="Times New Roman" w:eastAsia="仿宋_GB2312" w:cs="Times New Roman"/>
                <w:bCs/>
                <w:sz w:val="32"/>
                <w:szCs w:val="32"/>
              </w:rPr>
              <w:t>提升科协组织体系网上持续运营的能力</w:t>
            </w:r>
            <w:r>
              <w:rPr>
                <w:rFonts w:hint="default" w:ascii="Times New Roman" w:hAnsi="Times New Roman" w:eastAsia="仿宋_GB2312" w:cs="Times New Roman"/>
                <w:bCs/>
                <w:sz w:val="32"/>
                <w:szCs w:val="32"/>
                <w:lang w:eastAsia="zh-CN"/>
              </w:rPr>
              <w:t>；</w:t>
            </w:r>
          </w:p>
          <w:p w14:paraId="297D1AD1">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vertAlign w:val="baseline"/>
                <w:lang w:val="en-US" w:eastAsia="zh-CN"/>
              </w:rPr>
            </w:pPr>
            <w:r>
              <w:rPr>
                <w:rFonts w:hint="eastAsia" w:ascii="Times New Roman" w:hAnsi="Times New Roman" w:eastAsia="仿宋_GB2312" w:cs="Times New Roman"/>
                <w:bCs/>
                <w:sz w:val="32"/>
                <w:szCs w:val="32"/>
                <w:lang w:val="en-US" w:eastAsia="zh-CN"/>
              </w:rPr>
              <w:t>4.</w:t>
            </w:r>
            <w:r>
              <w:rPr>
                <w:rFonts w:hint="default" w:ascii="Times New Roman" w:hAnsi="Times New Roman" w:eastAsia="仿宋_GB2312" w:cs="Times New Roman"/>
                <w:bCs/>
                <w:sz w:val="32"/>
                <w:szCs w:val="32"/>
                <w:lang w:eastAsia="zh-CN"/>
              </w:rPr>
              <w:t>服务</w:t>
            </w:r>
            <w:r>
              <w:rPr>
                <w:rFonts w:hint="default" w:ascii="Times New Roman" w:hAnsi="Times New Roman" w:eastAsia="仿宋_GB2312" w:cs="Times New Roman"/>
                <w:bCs/>
                <w:sz w:val="32"/>
                <w:szCs w:val="32"/>
              </w:rPr>
              <w:t>高质量学术社群建设</w:t>
            </w:r>
            <w:r>
              <w:rPr>
                <w:rFonts w:hint="default" w:ascii="Times New Roman" w:hAnsi="Times New Roman" w:eastAsia="仿宋_GB2312" w:cs="Times New Roman"/>
                <w:bCs/>
                <w:sz w:val="32"/>
                <w:szCs w:val="32"/>
                <w:lang w:eastAsia="zh-CN"/>
              </w:rPr>
              <w:t>。</w:t>
            </w:r>
          </w:p>
          <w:p w14:paraId="68B01E9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240" w:lineRule="auto"/>
              <w:textAlignment w:val="auto"/>
              <w:rPr>
                <w:rFonts w:hint="default" w:ascii="Times New Roman" w:hAnsi="Times New Roman" w:eastAsia="仿宋_GB2312" w:cs="Times New Roman"/>
                <w:bCs/>
                <w:sz w:val="32"/>
                <w:szCs w:val="32"/>
                <w:vertAlign w:val="baseline"/>
                <w:lang w:val="en-US" w:eastAsia="zh-CN"/>
              </w:rPr>
            </w:pPr>
            <w:r>
              <w:rPr>
                <w:rFonts w:hint="eastAsia" w:ascii="Times New Roman" w:hAnsi="Times New Roman" w:eastAsia="仿宋_GB2312" w:cs="Times New Roman"/>
                <w:bCs/>
                <w:sz w:val="32"/>
                <w:szCs w:val="32"/>
                <w:lang w:val="en-US" w:eastAsia="zh-CN"/>
              </w:rPr>
              <w:t>5.</w:t>
            </w:r>
            <w:r>
              <w:rPr>
                <w:rFonts w:hint="default" w:ascii="Times New Roman" w:hAnsi="Times New Roman" w:eastAsia="仿宋_GB2312" w:cs="Times New Roman"/>
                <w:bCs/>
                <w:sz w:val="32"/>
                <w:szCs w:val="32"/>
                <w:lang w:eastAsia="zh-CN"/>
              </w:rPr>
              <w:t>开展数据年检，表彰先进。</w:t>
            </w:r>
          </w:p>
        </w:tc>
      </w:tr>
    </w:tbl>
    <w:p w14:paraId="57EA0503">
      <w:pPr>
        <w:keepNext w:val="0"/>
        <w:keepLines w:val="0"/>
        <w:pageBreakBefore w:val="0"/>
        <w:widowControl w:val="0"/>
        <w:kinsoku/>
        <w:wordWrap/>
        <w:overflowPunct/>
        <w:topLinePunct w:val="0"/>
        <w:bidi w:val="0"/>
        <w:adjustRightInd w:val="0"/>
        <w:snapToGrid w:val="0"/>
        <w:spacing w:beforeAutospacing="0" w:afterAutospacing="0" w:line="580" w:lineRule="exact"/>
        <w:ind w:firstLine="640" w:firstLineChars="200"/>
        <w:textAlignment w:val="auto"/>
        <w:rPr>
          <w:rFonts w:hint="default" w:ascii="Times New Roman" w:hAnsi="Times New Roman" w:eastAsia="仿宋_GB2312" w:cs="Times New Roman"/>
          <w:sz w:val="32"/>
          <w:szCs w:val="32"/>
        </w:rPr>
      </w:pPr>
    </w:p>
    <w:sectPr>
      <w:pgSz w:w="16838" w:h="11906" w:orient="landscape"/>
      <w:pgMar w:top="1800" w:right="1440" w:bottom="1800" w:left="144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libri Light">
    <w:altName w:val="DejaVu Sans"/>
    <w:panose1 w:val="020F0302020204030204"/>
    <w:charset w:val="00"/>
    <w:family w:val="swiss"/>
    <w:pitch w:val="default"/>
    <w:sig w:usb0="00000000" w:usb1="00000000" w:usb2="00000009" w:usb3="00000000" w:csb0="200001FF" w:csb1="00000000"/>
  </w:font>
  <w:font w:name="小标宋">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Segoe UI">
    <w:altName w:val="Noto Naskh Arabic"/>
    <w:panose1 w:val="020B0502040204020203"/>
    <w:charset w:val="00"/>
    <w:family w:val="swiss"/>
    <w:pitch w:val="default"/>
    <w:sig w:usb0="00000000" w:usb1="00000000" w:usb2="00000009" w:usb3="00000000" w:csb0="200001FF" w:csb1="00000000"/>
  </w:font>
  <w:font w:name="Noto Naskh Arabic">
    <w:panose1 w:val="020B0502040504020204"/>
    <w:charset w:val="00"/>
    <w:family w:val="auto"/>
    <w:pitch w:val="default"/>
    <w:sig w:usb0="80002003" w:usb1="80002000" w:usb2="00000008" w:usb3="00000000" w:csb0="00000041" w:csb1="00080000"/>
  </w:font>
  <w:font w:name="Arial">
    <w:altName w:val="DejaVu Sans"/>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3F235">
    <w:pPr>
      <w:pStyle w:val="8"/>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0A452D">
                          <w:pPr>
                            <w:pStyle w:val="8"/>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- 1 -</w:t>
                          </w:r>
                          <w:r>
                            <w:rPr>
                              <w:sz w:val="28"/>
                              <w:szCs w:val="28"/>
                            </w:rPr>
                            <w:fldChar w:fldCharType="end"/>
                          </w:r>
                          <w:r>
                            <w:rPr>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E0A452D">
                    <w:pPr>
                      <w:pStyle w:val="8"/>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- 1 -</w:t>
                    </w:r>
                    <w:r>
                      <w:rPr>
                        <w:sz w:val="28"/>
                        <w:szCs w:val="28"/>
                      </w:rPr>
                      <w:fldChar w:fldCharType="end"/>
                    </w:r>
                    <w:r>
                      <w:rPr>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49D8D">
    <w:pPr>
      <w:pStyle w:val="9"/>
      <w:rPr>
        <w:rFonts w:hint="default" w:ascii="Times New Roman" w:hAnsi="Times New Roman" w:cs="Times New Roman" w:eastAsiaTheme="minorEastAsia"/>
        <w:sz w:val="24"/>
        <w:szCs w:val="24"/>
        <w:lang w:val="en-US" w:eastAsia="zh-CN"/>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架构管控">
    <w15:presenceInfo w15:providerId="WPS Office" w15:userId="136095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wNGJmNThiMWE4M2E5MGNjZjZkOTFkYTFkNjI0NDMifQ=="/>
  </w:docVars>
  <w:rsids>
    <w:rsidRoot w:val="2A7634E0"/>
    <w:rsid w:val="0000302D"/>
    <w:rsid w:val="0001036F"/>
    <w:rsid w:val="00010C98"/>
    <w:rsid w:val="000239B0"/>
    <w:rsid w:val="00024296"/>
    <w:rsid w:val="00026ECA"/>
    <w:rsid w:val="000311A0"/>
    <w:rsid w:val="0003214D"/>
    <w:rsid w:val="00032BF3"/>
    <w:rsid w:val="000458A4"/>
    <w:rsid w:val="00051FBF"/>
    <w:rsid w:val="00055273"/>
    <w:rsid w:val="000612E8"/>
    <w:rsid w:val="00061E6C"/>
    <w:rsid w:val="0006572B"/>
    <w:rsid w:val="00075F75"/>
    <w:rsid w:val="00090631"/>
    <w:rsid w:val="000A3D22"/>
    <w:rsid w:val="000A45C7"/>
    <w:rsid w:val="000A5EF9"/>
    <w:rsid w:val="000A755B"/>
    <w:rsid w:val="000B0CE3"/>
    <w:rsid w:val="000B1D3F"/>
    <w:rsid w:val="000B2629"/>
    <w:rsid w:val="000C10E7"/>
    <w:rsid w:val="000D04C5"/>
    <w:rsid w:val="000D710B"/>
    <w:rsid w:val="000E1D3A"/>
    <w:rsid w:val="000E2D72"/>
    <w:rsid w:val="000F42CA"/>
    <w:rsid w:val="00103F0F"/>
    <w:rsid w:val="00114FE7"/>
    <w:rsid w:val="001164B9"/>
    <w:rsid w:val="001164DD"/>
    <w:rsid w:val="001174E3"/>
    <w:rsid w:val="00121516"/>
    <w:rsid w:val="00137836"/>
    <w:rsid w:val="00140AA6"/>
    <w:rsid w:val="00142BF5"/>
    <w:rsid w:val="0014303B"/>
    <w:rsid w:val="001505AF"/>
    <w:rsid w:val="001534E3"/>
    <w:rsid w:val="00163791"/>
    <w:rsid w:val="00163C14"/>
    <w:rsid w:val="00166FF7"/>
    <w:rsid w:val="00167CBE"/>
    <w:rsid w:val="00170CAF"/>
    <w:rsid w:val="001763ED"/>
    <w:rsid w:val="001808FD"/>
    <w:rsid w:val="00180B04"/>
    <w:rsid w:val="001843F5"/>
    <w:rsid w:val="00184958"/>
    <w:rsid w:val="00185284"/>
    <w:rsid w:val="0018686E"/>
    <w:rsid w:val="00187390"/>
    <w:rsid w:val="00192C77"/>
    <w:rsid w:val="00197241"/>
    <w:rsid w:val="001A08AC"/>
    <w:rsid w:val="001A2FCB"/>
    <w:rsid w:val="001A6C16"/>
    <w:rsid w:val="001C15F8"/>
    <w:rsid w:val="001D16FE"/>
    <w:rsid w:val="001D26EC"/>
    <w:rsid w:val="001D2E90"/>
    <w:rsid w:val="002012BE"/>
    <w:rsid w:val="00210E1A"/>
    <w:rsid w:val="0022076B"/>
    <w:rsid w:val="00224420"/>
    <w:rsid w:val="002336DE"/>
    <w:rsid w:val="00234A01"/>
    <w:rsid w:val="00235CB6"/>
    <w:rsid w:val="002446C8"/>
    <w:rsid w:val="002475B2"/>
    <w:rsid w:val="00251D2A"/>
    <w:rsid w:val="00254224"/>
    <w:rsid w:val="00254C81"/>
    <w:rsid w:val="0026575E"/>
    <w:rsid w:val="0027129E"/>
    <w:rsid w:val="002818F1"/>
    <w:rsid w:val="00291231"/>
    <w:rsid w:val="002A194F"/>
    <w:rsid w:val="002A5F9C"/>
    <w:rsid w:val="002B1B48"/>
    <w:rsid w:val="002C4757"/>
    <w:rsid w:val="002C5308"/>
    <w:rsid w:val="002C7325"/>
    <w:rsid w:val="002D10ED"/>
    <w:rsid w:val="002F4826"/>
    <w:rsid w:val="00302B66"/>
    <w:rsid w:val="00323257"/>
    <w:rsid w:val="00327753"/>
    <w:rsid w:val="0033423F"/>
    <w:rsid w:val="00336F32"/>
    <w:rsid w:val="00344157"/>
    <w:rsid w:val="003479C9"/>
    <w:rsid w:val="00352110"/>
    <w:rsid w:val="00364008"/>
    <w:rsid w:val="00367410"/>
    <w:rsid w:val="0037261F"/>
    <w:rsid w:val="0037383F"/>
    <w:rsid w:val="00384F11"/>
    <w:rsid w:val="003939E1"/>
    <w:rsid w:val="003A2BCA"/>
    <w:rsid w:val="003B150C"/>
    <w:rsid w:val="003B4A5E"/>
    <w:rsid w:val="003C33FF"/>
    <w:rsid w:val="003D5B2C"/>
    <w:rsid w:val="003E6FE6"/>
    <w:rsid w:val="003E7075"/>
    <w:rsid w:val="003F0F57"/>
    <w:rsid w:val="003F1763"/>
    <w:rsid w:val="003F33CE"/>
    <w:rsid w:val="003F3AA5"/>
    <w:rsid w:val="003F5209"/>
    <w:rsid w:val="003F570D"/>
    <w:rsid w:val="00400CA9"/>
    <w:rsid w:val="00403597"/>
    <w:rsid w:val="00420526"/>
    <w:rsid w:val="00420A3A"/>
    <w:rsid w:val="0042152C"/>
    <w:rsid w:val="00424E1C"/>
    <w:rsid w:val="00430327"/>
    <w:rsid w:val="00434C28"/>
    <w:rsid w:val="00437E16"/>
    <w:rsid w:val="00443741"/>
    <w:rsid w:val="00451F7E"/>
    <w:rsid w:val="00461C98"/>
    <w:rsid w:val="00473BB4"/>
    <w:rsid w:val="0047588C"/>
    <w:rsid w:val="00482FE2"/>
    <w:rsid w:val="00484218"/>
    <w:rsid w:val="00495397"/>
    <w:rsid w:val="004A111A"/>
    <w:rsid w:val="004A3EA9"/>
    <w:rsid w:val="004B07B2"/>
    <w:rsid w:val="004B2B97"/>
    <w:rsid w:val="004B5F9B"/>
    <w:rsid w:val="004B63BC"/>
    <w:rsid w:val="004C1956"/>
    <w:rsid w:val="004C283C"/>
    <w:rsid w:val="004C6045"/>
    <w:rsid w:val="004D4981"/>
    <w:rsid w:val="004F077B"/>
    <w:rsid w:val="004F410C"/>
    <w:rsid w:val="004F41A8"/>
    <w:rsid w:val="004F52E3"/>
    <w:rsid w:val="004F7246"/>
    <w:rsid w:val="004F7886"/>
    <w:rsid w:val="00501F1C"/>
    <w:rsid w:val="00502377"/>
    <w:rsid w:val="00503EF1"/>
    <w:rsid w:val="00505EC4"/>
    <w:rsid w:val="00506304"/>
    <w:rsid w:val="00506C0A"/>
    <w:rsid w:val="00510A05"/>
    <w:rsid w:val="00515EB6"/>
    <w:rsid w:val="00527F3E"/>
    <w:rsid w:val="00532E22"/>
    <w:rsid w:val="00533203"/>
    <w:rsid w:val="00533CE6"/>
    <w:rsid w:val="00545037"/>
    <w:rsid w:val="00547CD4"/>
    <w:rsid w:val="005661E2"/>
    <w:rsid w:val="0057727F"/>
    <w:rsid w:val="0058745B"/>
    <w:rsid w:val="005C1088"/>
    <w:rsid w:val="005C4FA2"/>
    <w:rsid w:val="005C5402"/>
    <w:rsid w:val="005E43DC"/>
    <w:rsid w:val="005F10DA"/>
    <w:rsid w:val="0060531E"/>
    <w:rsid w:val="00607B60"/>
    <w:rsid w:val="0061040B"/>
    <w:rsid w:val="006153E7"/>
    <w:rsid w:val="00620307"/>
    <w:rsid w:val="00625300"/>
    <w:rsid w:val="00625C9C"/>
    <w:rsid w:val="00640BC4"/>
    <w:rsid w:val="00642A1B"/>
    <w:rsid w:val="006509AF"/>
    <w:rsid w:val="00654139"/>
    <w:rsid w:val="0065634F"/>
    <w:rsid w:val="0066762D"/>
    <w:rsid w:val="0067391F"/>
    <w:rsid w:val="0067629D"/>
    <w:rsid w:val="0068263A"/>
    <w:rsid w:val="00684362"/>
    <w:rsid w:val="006863D8"/>
    <w:rsid w:val="0069559D"/>
    <w:rsid w:val="006A37EC"/>
    <w:rsid w:val="006C5843"/>
    <w:rsid w:val="006D007A"/>
    <w:rsid w:val="006E57B6"/>
    <w:rsid w:val="006F1DD6"/>
    <w:rsid w:val="00706128"/>
    <w:rsid w:val="0071243E"/>
    <w:rsid w:val="00714B07"/>
    <w:rsid w:val="007165FA"/>
    <w:rsid w:val="0072479D"/>
    <w:rsid w:val="007356B9"/>
    <w:rsid w:val="0073618D"/>
    <w:rsid w:val="007409C8"/>
    <w:rsid w:val="007475C3"/>
    <w:rsid w:val="007567CF"/>
    <w:rsid w:val="00763E16"/>
    <w:rsid w:val="00771D9A"/>
    <w:rsid w:val="007754BB"/>
    <w:rsid w:val="00775AFA"/>
    <w:rsid w:val="007802A2"/>
    <w:rsid w:val="00784D5E"/>
    <w:rsid w:val="00785319"/>
    <w:rsid w:val="00791BF8"/>
    <w:rsid w:val="007B5F43"/>
    <w:rsid w:val="007C2D01"/>
    <w:rsid w:val="007C58B6"/>
    <w:rsid w:val="007D45E3"/>
    <w:rsid w:val="007D64CA"/>
    <w:rsid w:val="007E57C8"/>
    <w:rsid w:val="007E7EF4"/>
    <w:rsid w:val="0081284D"/>
    <w:rsid w:val="00813A51"/>
    <w:rsid w:val="00823CE3"/>
    <w:rsid w:val="00824541"/>
    <w:rsid w:val="00833D5E"/>
    <w:rsid w:val="008368E4"/>
    <w:rsid w:val="0084159E"/>
    <w:rsid w:val="00851F2F"/>
    <w:rsid w:val="00856E1C"/>
    <w:rsid w:val="0085705D"/>
    <w:rsid w:val="008630FC"/>
    <w:rsid w:val="00877325"/>
    <w:rsid w:val="008778D9"/>
    <w:rsid w:val="00896205"/>
    <w:rsid w:val="008969C9"/>
    <w:rsid w:val="008A028E"/>
    <w:rsid w:val="008A06CD"/>
    <w:rsid w:val="008A4776"/>
    <w:rsid w:val="008B110F"/>
    <w:rsid w:val="008B418A"/>
    <w:rsid w:val="008B7396"/>
    <w:rsid w:val="008C1939"/>
    <w:rsid w:val="008C1E29"/>
    <w:rsid w:val="008D7759"/>
    <w:rsid w:val="008D7E7B"/>
    <w:rsid w:val="008E1361"/>
    <w:rsid w:val="008E4429"/>
    <w:rsid w:val="008E57CB"/>
    <w:rsid w:val="008F5893"/>
    <w:rsid w:val="00900EF9"/>
    <w:rsid w:val="009049D8"/>
    <w:rsid w:val="00907E7F"/>
    <w:rsid w:val="009100D3"/>
    <w:rsid w:val="00910AFC"/>
    <w:rsid w:val="00914284"/>
    <w:rsid w:val="00914610"/>
    <w:rsid w:val="0091530C"/>
    <w:rsid w:val="0092178D"/>
    <w:rsid w:val="00923AD2"/>
    <w:rsid w:val="00926B6D"/>
    <w:rsid w:val="00934103"/>
    <w:rsid w:val="009345D4"/>
    <w:rsid w:val="009531CB"/>
    <w:rsid w:val="00953C64"/>
    <w:rsid w:val="0095455D"/>
    <w:rsid w:val="00960052"/>
    <w:rsid w:val="0096246E"/>
    <w:rsid w:val="009753BA"/>
    <w:rsid w:val="00985E5F"/>
    <w:rsid w:val="00991888"/>
    <w:rsid w:val="00994FCC"/>
    <w:rsid w:val="00995AE0"/>
    <w:rsid w:val="009A06DE"/>
    <w:rsid w:val="009A78B0"/>
    <w:rsid w:val="009B7BC0"/>
    <w:rsid w:val="009C29A8"/>
    <w:rsid w:val="009C54A6"/>
    <w:rsid w:val="009D2553"/>
    <w:rsid w:val="009E200E"/>
    <w:rsid w:val="009E5F14"/>
    <w:rsid w:val="009E6A5B"/>
    <w:rsid w:val="009F28CB"/>
    <w:rsid w:val="009F77A0"/>
    <w:rsid w:val="00A01DBF"/>
    <w:rsid w:val="00A17A35"/>
    <w:rsid w:val="00A21752"/>
    <w:rsid w:val="00A22E1F"/>
    <w:rsid w:val="00A2555B"/>
    <w:rsid w:val="00A42733"/>
    <w:rsid w:val="00A4305F"/>
    <w:rsid w:val="00A441BA"/>
    <w:rsid w:val="00A5193D"/>
    <w:rsid w:val="00A53A6F"/>
    <w:rsid w:val="00A610EB"/>
    <w:rsid w:val="00A70A1C"/>
    <w:rsid w:val="00A82A16"/>
    <w:rsid w:val="00A8323A"/>
    <w:rsid w:val="00A926D1"/>
    <w:rsid w:val="00AA22C5"/>
    <w:rsid w:val="00AA449F"/>
    <w:rsid w:val="00AA596B"/>
    <w:rsid w:val="00AA6008"/>
    <w:rsid w:val="00AA772E"/>
    <w:rsid w:val="00AB306E"/>
    <w:rsid w:val="00AD2E7E"/>
    <w:rsid w:val="00AD399A"/>
    <w:rsid w:val="00AE51A1"/>
    <w:rsid w:val="00B003A6"/>
    <w:rsid w:val="00B008E7"/>
    <w:rsid w:val="00B01ABC"/>
    <w:rsid w:val="00B04519"/>
    <w:rsid w:val="00B06D6E"/>
    <w:rsid w:val="00B14298"/>
    <w:rsid w:val="00B2499F"/>
    <w:rsid w:val="00B24B3A"/>
    <w:rsid w:val="00B251F1"/>
    <w:rsid w:val="00B25A91"/>
    <w:rsid w:val="00B31F42"/>
    <w:rsid w:val="00B36A74"/>
    <w:rsid w:val="00B41633"/>
    <w:rsid w:val="00B42677"/>
    <w:rsid w:val="00B6075E"/>
    <w:rsid w:val="00B665FB"/>
    <w:rsid w:val="00B67512"/>
    <w:rsid w:val="00B71F9B"/>
    <w:rsid w:val="00B7392A"/>
    <w:rsid w:val="00B82C0E"/>
    <w:rsid w:val="00B84F7B"/>
    <w:rsid w:val="00B87B50"/>
    <w:rsid w:val="00BA6ED8"/>
    <w:rsid w:val="00BB30D2"/>
    <w:rsid w:val="00BB43B8"/>
    <w:rsid w:val="00BC6E16"/>
    <w:rsid w:val="00BE1A89"/>
    <w:rsid w:val="00C1393B"/>
    <w:rsid w:val="00C156D6"/>
    <w:rsid w:val="00C316B4"/>
    <w:rsid w:val="00C329F1"/>
    <w:rsid w:val="00C3535F"/>
    <w:rsid w:val="00C52D15"/>
    <w:rsid w:val="00C612F0"/>
    <w:rsid w:val="00C633BE"/>
    <w:rsid w:val="00C709AA"/>
    <w:rsid w:val="00C845CD"/>
    <w:rsid w:val="00C90DF4"/>
    <w:rsid w:val="00CA5017"/>
    <w:rsid w:val="00CA5131"/>
    <w:rsid w:val="00CA61CE"/>
    <w:rsid w:val="00CB1CFE"/>
    <w:rsid w:val="00CB304C"/>
    <w:rsid w:val="00CD1248"/>
    <w:rsid w:val="00CD3CF6"/>
    <w:rsid w:val="00CD7EBA"/>
    <w:rsid w:val="00CE3DAD"/>
    <w:rsid w:val="00CF212F"/>
    <w:rsid w:val="00CF254E"/>
    <w:rsid w:val="00CF27F1"/>
    <w:rsid w:val="00D13A66"/>
    <w:rsid w:val="00D2623A"/>
    <w:rsid w:val="00D26562"/>
    <w:rsid w:val="00D27CE2"/>
    <w:rsid w:val="00D30159"/>
    <w:rsid w:val="00D31CD9"/>
    <w:rsid w:val="00D338DF"/>
    <w:rsid w:val="00D3575C"/>
    <w:rsid w:val="00D36767"/>
    <w:rsid w:val="00D509D3"/>
    <w:rsid w:val="00D51F00"/>
    <w:rsid w:val="00D75323"/>
    <w:rsid w:val="00D814F5"/>
    <w:rsid w:val="00D90A5D"/>
    <w:rsid w:val="00D93E86"/>
    <w:rsid w:val="00DA15E5"/>
    <w:rsid w:val="00DA2895"/>
    <w:rsid w:val="00DA38C9"/>
    <w:rsid w:val="00DB39C4"/>
    <w:rsid w:val="00DC4C56"/>
    <w:rsid w:val="00DE13E7"/>
    <w:rsid w:val="00DF00F8"/>
    <w:rsid w:val="00DF01A9"/>
    <w:rsid w:val="00DF34B5"/>
    <w:rsid w:val="00E02629"/>
    <w:rsid w:val="00E032C0"/>
    <w:rsid w:val="00E11ECA"/>
    <w:rsid w:val="00E12596"/>
    <w:rsid w:val="00E14A7C"/>
    <w:rsid w:val="00E14C5D"/>
    <w:rsid w:val="00E16454"/>
    <w:rsid w:val="00E168F3"/>
    <w:rsid w:val="00E17FFA"/>
    <w:rsid w:val="00E214D6"/>
    <w:rsid w:val="00E218B0"/>
    <w:rsid w:val="00E23FB4"/>
    <w:rsid w:val="00E251D6"/>
    <w:rsid w:val="00E30D84"/>
    <w:rsid w:val="00E3170F"/>
    <w:rsid w:val="00E3232B"/>
    <w:rsid w:val="00E52E21"/>
    <w:rsid w:val="00E55BD8"/>
    <w:rsid w:val="00E60572"/>
    <w:rsid w:val="00E62CA0"/>
    <w:rsid w:val="00E63AA1"/>
    <w:rsid w:val="00E66892"/>
    <w:rsid w:val="00E67391"/>
    <w:rsid w:val="00E81D30"/>
    <w:rsid w:val="00E83DA5"/>
    <w:rsid w:val="00E86154"/>
    <w:rsid w:val="00E93002"/>
    <w:rsid w:val="00E93E64"/>
    <w:rsid w:val="00E9702A"/>
    <w:rsid w:val="00EA14D5"/>
    <w:rsid w:val="00EA1F32"/>
    <w:rsid w:val="00EA7B57"/>
    <w:rsid w:val="00EB0130"/>
    <w:rsid w:val="00EB023A"/>
    <w:rsid w:val="00EB4519"/>
    <w:rsid w:val="00EC31BE"/>
    <w:rsid w:val="00EC5F86"/>
    <w:rsid w:val="00ED2C08"/>
    <w:rsid w:val="00ED3BD8"/>
    <w:rsid w:val="00EE2FEA"/>
    <w:rsid w:val="00EE6BA1"/>
    <w:rsid w:val="00EE7167"/>
    <w:rsid w:val="00EF0818"/>
    <w:rsid w:val="00EF10D8"/>
    <w:rsid w:val="00EF1734"/>
    <w:rsid w:val="00EF324D"/>
    <w:rsid w:val="00EF45DE"/>
    <w:rsid w:val="00EF4E9C"/>
    <w:rsid w:val="00EF55E5"/>
    <w:rsid w:val="00EF7254"/>
    <w:rsid w:val="00F00A64"/>
    <w:rsid w:val="00F03960"/>
    <w:rsid w:val="00F0623A"/>
    <w:rsid w:val="00F145D5"/>
    <w:rsid w:val="00F277B7"/>
    <w:rsid w:val="00F27A58"/>
    <w:rsid w:val="00F310E8"/>
    <w:rsid w:val="00F374F2"/>
    <w:rsid w:val="00F46292"/>
    <w:rsid w:val="00F52BC5"/>
    <w:rsid w:val="00F77716"/>
    <w:rsid w:val="00F81A76"/>
    <w:rsid w:val="00F81ED8"/>
    <w:rsid w:val="00F83B95"/>
    <w:rsid w:val="00F87DF3"/>
    <w:rsid w:val="00F91D68"/>
    <w:rsid w:val="00F967E4"/>
    <w:rsid w:val="00FB623D"/>
    <w:rsid w:val="00FC4AAE"/>
    <w:rsid w:val="00FC7AA1"/>
    <w:rsid w:val="00FD6B6F"/>
    <w:rsid w:val="00FE05DB"/>
    <w:rsid w:val="00FE5283"/>
    <w:rsid w:val="00FF2622"/>
    <w:rsid w:val="00FF29B1"/>
    <w:rsid w:val="00FF2FB7"/>
    <w:rsid w:val="01290971"/>
    <w:rsid w:val="031F3DF1"/>
    <w:rsid w:val="034965A1"/>
    <w:rsid w:val="034C374A"/>
    <w:rsid w:val="04534B4C"/>
    <w:rsid w:val="04A15406"/>
    <w:rsid w:val="05696BDB"/>
    <w:rsid w:val="063876A4"/>
    <w:rsid w:val="082F2D28"/>
    <w:rsid w:val="097D1872"/>
    <w:rsid w:val="0A2D3298"/>
    <w:rsid w:val="0A6EBB15"/>
    <w:rsid w:val="0DF20A80"/>
    <w:rsid w:val="0DFC18FF"/>
    <w:rsid w:val="0EBB0015"/>
    <w:rsid w:val="0FCF54CD"/>
    <w:rsid w:val="0FD387B2"/>
    <w:rsid w:val="0FFE0639"/>
    <w:rsid w:val="106339A3"/>
    <w:rsid w:val="10CB7366"/>
    <w:rsid w:val="117945BD"/>
    <w:rsid w:val="11FB283B"/>
    <w:rsid w:val="123258EF"/>
    <w:rsid w:val="12420248"/>
    <w:rsid w:val="13243011"/>
    <w:rsid w:val="14FF7303"/>
    <w:rsid w:val="16050D7E"/>
    <w:rsid w:val="16FB533B"/>
    <w:rsid w:val="174C7453"/>
    <w:rsid w:val="17E6EE5B"/>
    <w:rsid w:val="17FB022F"/>
    <w:rsid w:val="182C553D"/>
    <w:rsid w:val="18E60E74"/>
    <w:rsid w:val="19212219"/>
    <w:rsid w:val="19FF925E"/>
    <w:rsid w:val="1A27385F"/>
    <w:rsid w:val="1A69031C"/>
    <w:rsid w:val="1A7267F4"/>
    <w:rsid w:val="1A7F5581"/>
    <w:rsid w:val="1ACF73F4"/>
    <w:rsid w:val="1B9F8302"/>
    <w:rsid w:val="1BBA2194"/>
    <w:rsid w:val="1BFA0450"/>
    <w:rsid w:val="1BFE73E3"/>
    <w:rsid w:val="1C60574F"/>
    <w:rsid w:val="1C632B49"/>
    <w:rsid w:val="1D7B35E0"/>
    <w:rsid w:val="1E694C6D"/>
    <w:rsid w:val="1EBF49AE"/>
    <w:rsid w:val="1EDF57A1"/>
    <w:rsid w:val="1EFFFE69"/>
    <w:rsid w:val="1F1AEE55"/>
    <w:rsid w:val="1FD70055"/>
    <w:rsid w:val="1FFD2190"/>
    <w:rsid w:val="223964CA"/>
    <w:rsid w:val="23EB2889"/>
    <w:rsid w:val="242B219E"/>
    <w:rsid w:val="24F90475"/>
    <w:rsid w:val="25D24FC7"/>
    <w:rsid w:val="261F3F85"/>
    <w:rsid w:val="26D9886E"/>
    <w:rsid w:val="26FF2A7A"/>
    <w:rsid w:val="27383550"/>
    <w:rsid w:val="2764472D"/>
    <w:rsid w:val="27962024"/>
    <w:rsid w:val="279FD91A"/>
    <w:rsid w:val="27B68A87"/>
    <w:rsid w:val="27D67CD4"/>
    <w:rsid w:val="27F23A0C"/>
    <w:rsid w:val="27F5613E"/>
    <w:rsid w:val="28120F00"/>
    <w:rsid w:val="28C3390F"/>
    <w:rsid w:val="28EF40E2"/>
    <w:rsid w:val="2A7634E0"/>
    <w:rsid w:val="2AFFBE12"/>
    <w:rsid w:val="2BAD5B8F"/>
    <w:rsid w:val="2BF76FFA"/>
    <w:rsid w:val="2BFB187C"/>
    <w:rsid w:val="2BFBF5C8"/>
    <w:rsid w:val="2C536736"/>
    <w:rsid w:val="2D55028C"/>
    <w:rsid w:val="2D79E650"/>
    <w:rsid w:val="2DDFF7B5"/>
    <w:rsid w:val="2DF61A78"/>
    <w:rsid w:val="2E7CEA98"/>
    <w:rsid w:val="2EB07460"/>
    <w:rsid w:val="2EB57F52"/>
    <w:rsid w:val="2EE5200F"/>
    <w:rsid w:val="2EF136A3"/>
    <w:rsid w:val="2EFFBFCE"/>
    <w:rsid w:val="2FAA0D63"/>
    <w:rsid w:val="2FE2537D"/>
    <w:rsid w:val="2FFB7670"/>
    <w:rsid w:val="2FFE5B8E"/>
    <w:rsid w:val="2FFE6C5D"/>
    <w:rsid w:val="3005243D"/>
    <w:rsid w:val="31FFED42"/>
    <w:rsid w:val="32FB2776"/>
    <w:rsid w:val="33D12D62"/>
    <w:rsid w:val="350F034E"/>
    <w:rsid w:val="35EE3C39"/>
    <w:rsid w:val="36DD6334"/>
    <w:rsid w:val="36E13B71"/>
    <w:rsid w:val="37173277"/>
    <w:rsid w:val="37264919"/>
    <w:rsid w:val="373EE4F4"/>
    <w:rsid w:val="378B147A"/>
    <w:rsid w:val="378F4353"/>
    <w:rsid w:val="37CBC541"/>
    <w:rsid w:val="37F05781"/>
    <w:rsid w:val="37F79A16"/>
    <w:rsid w:val="37FF0AA5"/>
    <w:rsid w:val="37FF5782"/>
    <w:rsid w:val="38042FDA"/>
    <w:rsid w:val="38855EC9"/>
    <w:rsid w:val="3935D766"/>
    <w:rsid w:val="396FD5F4"/>
    <w:rsid w:val="39FFB647"/>
    <w:rsid w:val="3A124AA7"/>
    <w:rsid w:val="3A8D375B"/>
    <w:rsid w:val="3AF75A99"/>
    <w:rsid w:val="3AFC05F9"/>
    <w:rsid w:val="3AFF1EDD"/>
    <w:rsid w:val="3AFF610F"/>
    <w:rsid w:val="3B6D2446"/>
    <w:rsid w:val="3B778094"/>
    <w:rsid w:val="3B7A81A3"/>
    <w:rsid w:val="3B7EA30F"/>
    <w:rsid w:val="3B7F2428"/>
    <w:rsid w:val="3BF707F3"/>
    <w:rsid w:val="3BFDF87D"/>
    <w:rsid w:val="3C960245"/>
    <w:rsid w:val="3CD76F0F"/>
    <w:rsid w:val="3CFF2D6A"/>
    <w:rsid w:val="3D39D829"/>
    <w:rsid w:val="3D5D5170"/>
    <w:rsid w:val="3D840E45"/>
    <w:rsid w:val="3D960B78"/>
    <w:rsid w:val="3DBFDA57"/>
    <w:rsid w:val="3DDF17C9"/>
    <w:rsid w:val="3DF74813"/>
    <w:rsid w:val="3DFFBDEF"/>
    <w:rsid w:val="3E734A16"/>
    <w:rsid w:val="3EBC8F64"/>
    <w:rsid w:val="3EF74084"/>
    <w:rsid w:val="3EFF2FD2"/>
    <w:rsid w:val="3F0D09C6"/>
    <w:rsid w:val="3F3FE3FD"/>
    <w:rsid w:val="3F5F303F"/>
    <w:rsid w:val="3F71A3D9"/>
    <w:rsid w:val="3F75D5A7"/>
    <w:rsid w:val="3F7FDA6A"/>
    <w:rsid w:val="3F7FE2DD"/>
    <w:rsid w:val="3F866B45"/>
    <w:rsid w:val="3F8A4275"/>
    <w:rsid w:val="3FABA3D5"/>
    <w:rsid w:val="3FBF0DF6"/>
    <w:rsid w:val="3FD7194C"/>
    <w:rsid w:val="3FDC2049"/>
    <w:rsid w:val="3FDF3143"/>
    <w:rsid w:val="3FDF595E"/>
    <w:rsid w:val="3FE70B20"/>
    <w:rsid w:val="3FEB15A7"/>
    <w:rsid w:val="3FEE451B"/>
    <w:rsid w:val="3FEFF90D"/>
    <w:rsid w:val="3FF75EC8"/>
    <w:rsid w:val="3FF9139C"/>
    <w:rsid w:val="3FFBC322"/>
    <w:rsid w:val="3FFC94A3"/>
    <w:rsid w:val="3FFD8FAD"/>
    <w:rsid w:val="3FFDB1C1"/>
    <w:rsid w:val="3FFF1518"/>
    <w:rsid w:val="3FFF887C"/>
    <w:rsid w:val="3FFFA2F2"/>
    <w:rsid w:val="3FFFC12B"/>
    <w:rsid w:val="3FFFF6CB"/>
    <w:rsid w:val="4076C829"/>
    <w:rsid w:val="40D015AF"/>
    <w:rsid w:val="413C37E5"/>
    <w:rsid w:val="416A65A4"/>
    <w:rsid w:val="42983EDD"/>
    <w:rsid w:val="42F05FB4"/>
    <w:rsid w:val="42F36125"/>
    <w:rsid w:val="434C6AC2"/>
    <w:rsid w:val="43996CCD"/>
    <w:rsid w:val="43DEAE39"/>
    <w:rsid w:val="44026317"/>
    <w:rsid w:val="44A27E03"/>
    <w:rsid w:val="44C75825"/>
    <w:rsid w:val="44CB735A"/>
    <w:rsid w:val="488603AD"/>
    <w:rsid w:val="4ABF2ECD"/>
    <w:rsid w:val="4BDE8048"/>
    <w:rsid w:val="4C640930"/>
    <w:rsid w:val="4CA24E44"/>
    <w:rsid w:val="4D3FB696"/>
    <w:rsid w:val="4D622825"/>
    <w:rsid w:val="4DB60F29"/>
    <w:rsid w:val="4F7E8657"/>
    <w:rsid w:val="4FB765EB"/>
    <w:rsid w:val="4FBD5E9B"/>
    <w:rsid w:val="4FDA2A60"/>
    <w:rsid w:val="4FFE3EB8"/>
    <w:rsid w:val="4FFEF4C7"/>
    <w:rsid w:val="4FFF9C6F"/>
    <w:rsid w:val="4FFFA0B2"/>
    <w:rsid w:val="4FFFE10D"/>
    <w:rsid w:val="51AE3B59"/>
    <w:rsid w:val="52377E24"/>
    <w:rsid w:val="527B8198"/>
    <w:rsid w:val="52FB6911"/>
    <w:rsid w:val="533575BC"/>
    <w:rsid w:val="53407165"/>
    <w:rsid w:val="53BFFF5F"/>
    <w:rsid w:val="53F94883"/>
    <w:rsid w:val="54735BD9"/>
    <w:rsid w:val="556F3002"/>
    <w:rsid w:val="55BE25C3"/>
    <w:rsid w:val="55DD7C6A"/>
    <w:rsid w:val="55FFD9C4"/>
    <w:rsid w:val="56685052"/>
    <w:rsid w:val="567DBD5B"/>
    <w:rsid w:val="56A721B5"/>
    <w:rsid w:val="56D605CF"/>
    <w:rsid w:val="575E22FA"/>
    <w:rsid w:val="579F006F"/>
    <w:rsid w:val="579FC5FA"/>
    <w:rsid w:val="57A304FE"/>
    <w:rsid w:val="57A9BD4C"/>
    <w:rsid w:val="57B27F05"/>
    <w:rsid w:val="57B70487"/>
    <w:rsid w:val="57D79F0F"/>
    <w:rsid w:val="57D7CE88"/>
    <w:rsid w:val="57DBE315"/>
    <w:rsid w:val="57EFDEAB"/>
    <w:rsid w:val="57F774DB"/>
    <w:rsid w:val="57FDBD38"/>
    <w:rsid w:val="58FBA18C"/>
    <w:rsid w:val="59767B05"/>
    <w:rsid w:val="59A30D72"/>
    <w:rsid w:val="59EE103A"/>
    <w:rsid w:val="5A6F5BFA"/>
    <w:rsid w:val="5ADE517B"/>
    <w:rsid w:val="5B18696D"/>
    <w:rsid w:val="5B3EB0BB"/>
    <w:rsid w:val="5BB7A08D"/>
    <w:rsid w:val="5BBC9005"/>
    <w:rsid w:val="5BBF4EF9"/>
    <w:rsid w:val="5BD7618C"/>
    <w:rsid w:val="5BF1D01A"/>
    <w:rsid w:val="5BF3A3D6"/>
    <w:rsid w:val="5BFEC5D4"/>
    <w:rsid w:val="5C2A2760"/>
    <w:rsid w:val="5C7B6DBD"/>
    <w:rsid w:val="5CDF51C1"/>
    <w:rsid w:val="5CF214D0"/>
    <w:rsid w:val="5CFF47AD"/>
    <w:rsid w:val="5D77C82E"/>
    <w:rsid w:val="5DBF512A"/>
    <w:rsid w:val="5DCB0C9D"/>
    <w:rsid w:val="5DCE57BA"/>
    <w:rsid w:val="5DDE1988"/>
    <w:rsid w:val="5DDEC186"/>
    <w:rsid w:val="5DE706D8"/>
    <w:rsid w:val="5DEFBFB9"/>
    <w:rsid w:val="5DF43025"/>
    <w:rsid w:val="5DFF88BE"/>
    <w:rsid w:val="5E75381F"/>
    <w:rsid w:val="5E77FF25"/>
    <w:rsid w:val="5E7F3237"/>
    <w:rsid w:val="5EADBE70"/>
    <w:rsid w:val="5ED60C10"/>
    <w:rsid w:val="5EED2100"/>
    <w:rsid w:val="5EF61EF1"/>
    <w:rsid w:val="5EFBC345"/>
    <w:rsid w:val="5EFDC5DD"/>
    <w:rsid w:val="5F32206C"/>
    <w:rsid w:val="5F5214FC"/>
    <w:rsid w:val="5F5F0F98"/>
    <w:rsid w:val="5F7E11DB"/>
    <w:rsid w:val="5F7E34EF"/>
    <w:rsid w:val="5F7EC574"/>
    <w:rsid w:val="5F7F1C54"/>
    <w:rsid w:val="5FAFBD47"/>
    <w:rsid w:val="5FB76D62"/>
    <w:rsid w:val="5FBC28EC"/>
    <w:rsid w:val="5FBD59F7"/>
    <w:rsid w:val="5FBEFCA1"/>
    <w:rsid w:val="5FBF5398"/>
    <w:rsid w:val="5FBF8A1C"/>
    <w:rsid w:val="5FDAF66F"/>
    <w:rsid w:val="5FE5E880"/>
    <w:rsid w:val="5FEE507F"/>
    <w:rsid w:val="5FF957AE"/>
    <w:rsid w:val="5FFAF53A"/>
    <w:rsid w:val="5FFB560A"/>
    <w:rsid w:val="5FFB8BB4"/>
    <w:rsid w:val="5FFBE932"/>
    <w:rsid w:val="5FFD1DDE"/>
    <w:rsid w:val="61FF6AED"/>
    <w:rsid w:val="62FF5EBF"/>
    <w:rsid w:val="637FB18D"/>
    <w:rsid w:val="63AD5AEC"/>
    <w:rsid w:val="63CE8DD1"/>
    <w:rsid w:val="641F7738"/>
    <w:rsid w:val="65BFC4D1"/>
    <w:rsid w:val="66FDE070"/>
    <w:rsid w:val="670D4D52"/>
    <w:rsid w:val="67358ACF"/>
    <w:rsid w:val="677F0EFA"/>
    <w:rsid w:val="67D3FFAF"/>
    <w:rsid w:val="67E7FFCB"/>
    <w:rsid w:val="67EFA75D"/>
    <w:rsid w:val="67EFFF2C"/>
    <w:rsid w:val="689D7448"/>
    <w:rsid w:val="69BBC0AA"/>
    <w:rsid w:val="69F75D1F"/>
    <w:rsid w:val="6A5B3943"/>
    <w:rsid w:val="6ACF7F08"/>
    <w:rsid w:val="6AEFC46A"/>
    <w:rsid w:val="6AFF0169"/>
    <w:rsid w:val="6B5BFCFB"/>
    <w:rsid w:val="6B63CA07"/>
    <w:rsid w:val="6BBFBD76"/>
    <w:rsid w:val="6BC501AF"/>
    <w:rsid w:val="6BEFDE85"/>
    <w:rsid w:val="6BF7B250"/>
    <w:rsid w:val="6BFB119C"/>
    <w:rsid w:val="6BFD03CB"/>
    <w:rsid w:val="6C046B2A"/>
    <w:rsid w:val="6C5D48FC"/>
    <w:rsid w:val="6CAE3D8C"/>
    <w:rsid w:val="6D8F2103"/>
    <w:rsid w:val="6DA35E06"/>
    <w:rsid w:val="6DA9BAD2"/>
    <w:rsid w:val="6DAF586A"/>
    <w:rsid w:val="6DB74FE8"/>
    <w:rsid w:val="6DF9A902"/>
    <w:rsid w:val="6E3851B0"/>
    <w:rsid w:val="6E8F2BC3"/>
    <w:rsid w:val="6ECFDE44"/>
    <w:rsid w:val="6EE1697F"/>
    <w:rsid w:val="6EF0F173"/>
    <w:rsid w:val="6EFC2343"/>
    <w:rsid w:val="6EFF5424"/>
    <w:rsid w:val="6F3F2D17"/>
    <w:rsid w:val="6F7158C7"/>
    <w:rsid w:val="6FA678CA"/>
    <w:rsid w:val="6FAB2628"/>
    <w:rsid w:val="6FAB643B"/>
    <w:rsid w:val="6FDF5008"/>
    <w:rsid w:val="6FEC0338"/>
    <w:rsid w:val="6FF5292C"/>
    <w:rsid w:val="6FF7D4DD"/>
    <w:rsid w:val="6FF7E8D2"/>
    <w:rsid w:val="6FFA226E"/>
    <w:rsid w:val="6FFACA73"/>
    <w:rsid w:val="6FFBEB35"/>
    <w:rsid w:val="6FFC0F07"/>
    <w:rsid w:val="706EFDA3"/>
    <w:rsid w:val="707C014E"/>
    <w:rsid w:val="70F9B7B7"/>
    <w:rsid w:val="71FF69A9"/>
    <w:rsid w:val="72E17BC5"/>
    <w:rsid w:val="72F6FCC1"/>
    <w:rsid w:val="73745A83"/>
    <w:rsid w:val="737D0693"/>
    <w:rsid w:val="73BA21C4"/>
    <w:rsid w:val="73BB1A9B"/>
    <w:rsid w:val="73BE9949"/>
    <w:rsid w:val="73BF8A49"/>
    <w:rsid w:val="73EDDFEB"/>
    <w:rsid w:val="73FBC316"/>
    <w:rsid w:val="73FBE951"/>
    <w:rsid w:val="747F52D4"/>
    <w:rsid w:val="74D7CE4E"/>
    <w:rsid w:val="74DA2FA2"/>
    <w:rsid w:val="74DF6FDE"/>
    <w:rsid w:val="75284668"/>
    <w:rsid w:val="75B73DBE"/>
    <w:rsid w:val="763D6616"/>
    <w:rsid w:val="764F3CC5"/>
    <w:rsid w:val="76579EE7"/>
    <w:rsid w:val="76AEF2E6"/>
    <w:rsid w:val="76B13D52"/>
    <w:rsid w:val="76DFF086"/>
    <w:rsid w:val="76F782DD"/>
    <w:rsid w:val="777F574A"/>
    <w:rsid w:val="777F8BA5"/>
    <w:rsid w:val="77BB670B"/>
    <w:rsid w:val="77DF64A4"/>
    <w:rsid w:val="77DF8864"/>
    <w:rsid w:val="77DFDC35"/>
    <w:rsid w:val="77EC328F"/>
    <w:rsid w:val="77EF84C0"/>
    <w:rsid w:val="77F7217A"/>
    <w:rsid w:val="77FD2CAB"/>
    <w:rsid w:val="77FE6AEC"/>
    <w:rsid w:val="77FE8072"/>
    <w:rsid w:val="77FF4820"/>
    <w:rsid w:val="78EF3084"/>
    <w:rsid w:val="7927654D"/>
    <w:rsid w:val="794E3ADA"/>
    <w:rsid w:val="797BE82E"/>
    <w:rsid w:val="79BB725A"/>
    <w:rsid w:val="79E6E8D8"/>
    <w:rsid w:val="79FEF02A"/>
    <w:rsid w:val="79FF5E19"/>
    <w:rsid w:val="7A5E11E6"/>
    <w:rsid w:val="7A7F92EF"/>
    <w:rsid w:val="7A9302DC"/>
    <w:rsid w:val="7A9791AC"/>
    <w:rsid w:val="7AA78666"/>
    <w:rsid w:val="7ABE836B"/>
    <w:rsid w:val="7AD7CE41"/>
    <w:rsid w:val="7ADB6857"/>
    <w:rsid w:val="7AF65C40"/>
    <w:rsid w:val="7AFE4C27"/>
    <w:rsid w:val="7AFEB616"/>
    <w:rsid w:val="7AFF189B"/>
    <w:rsid w:val="7B5F1FCE"/>
    <w:rsid w:val="7B77C695"/>
    <w:rsid w:val="7B78592C"/>
    <w:rsid w:val="7BAB6FC2"/>
    <w:rsid w:val="7BB58549"/>
    <w:rsid w:val="7BBDE72F"/>
    <w:rsid w:val="7BC74B2A"/>
    <w:rsid w:val="7BCCA3F7"/>
    <w:rsid w:val="7BD691CB"/>
    <w:rsid w:val="7BD7D75A"/>
    <w:rsid w:val="7BDA1655"/>
    <w:rsid w:val="7BDBAEC9"/>
    <w:rsid w:val="7BDFC5EE"/>
    <w:rsid w:val="7BEB0C59"/>
    <w:rsid w:val="7BF72BE9"/>
    <w:rsid w:val="7BFAB2D6"/>
    <w:rsid w:val="7BFB3785"/>
    <w:rsid w:val="7BFB821C"/>
    <w:rsid w:val="7BFB89C7"/>
    <w:rsid w:val="7BFC605D"/>
    <w:rsid w:val="7BFCFC02"/>
    <w:rsid w:val="7BFD8CDF"/>
    <w:rsid w:val="7BFE89F8"/>
    <w:rsid w:val="7BFF4273"/>
    <w:rsid w:val="7BFF6BD3"/>
    <w:rsid w:val="7C174814"/>
    <w:rsid w:val="7C417926"/>
    <w:rsid w:val="7C658DEC"/>
    <w:rsid w:val="7C970FDE"/>
    <w:rsid w:val="7C9F1D51"/>
    <w:rsid w:val="7CCB0E6F"/>
    <w:rsid w:val="7CDFCAD6"/>
    <w:rsid w:val="7D4FC9D0"/>
    <w:rsid w:val="7D5F5ABD"/>
    <w:rsid w:val="7D7F1FA2"/>
    <w:rsid w:val="7D7FA215"/>
    <w:rsid w:val="7DA3A526"/>
    <w:rsid w:val="7DA3FF69"/>
    <w:rsid w:val="7DB120E4"/>
    <w:rsid w:val="7DBB7763"/>
    <w:rsid w:val="7DBEC846"/>
    <w:rsid w:val="7DBECD98"/>
    <w:rsid w:val="7DBEE305"/>
    <w:rsid w:val="7DC6F7BD"/>
    <w:rsid w:val="7DCF676B"/>
    <w:rsid w:val="7DDC37FE"/>
    <w:rsid w:val="7DDF707F"/>
    <w:rsid w:val="7DDFF551"/>
    <w:rsid w:val="7DE7916A"/>
    <w:rsid w:val="7DF46782"/>
    <w:rsid w:val="7DF6104E"/>
    <w:rsid w:val="7DF6FDA8"/>
    <w:rsid w:val="7DFAC825"/>
    <w:rsid w:val="7DFB9D6C"/>
    <w:rsid w:val="7DFBA292"/>
    <w:rsid w:val="7DFE08C2"/>
    <w:rsid w:val="7DFF1A33"/>
    <w:rsid w:val="7DFF47FA"/>
    <w:rsid w:val="7DFFCC8C"/>
    <w:rsid w:val="7E1FB533"/>
    <w:rsid w:val="7E5F5796"/>
    <w:rsid w:val="7E8F5EE8"/>
    <w:rsid w:val="7EAF111A"/>
    <w:rsid w:val="7EBF864D"/>
    <w:rsid w:val="7EDC6403"/>
    <w:rsid w:val="7EEB8BAE"/>
    <w:rsid w:val="7EED79F8"/>
    <w:rsid w:val="7EF65D14"/>
    <w:rsid w:val="7EF7E3CB"/>
    <w:rsid w:val="7EF813BA"/>
    <w:rsid w:val="7EFA14F3"/>
    <w:rsid w:val="7EFF09F4"/>
    <w:rsid w:val="7F062761"/>
    <w:rsid w:val="7F191515"/>
    <w:rsid w:val="7F3F69AF"/>
    <w:rsid w:val="7F3FE5E6"/>
    <w:rsid w:val="7F5C0F91"/>
    <w:rsid w:val="7F5FE8A6"/>
    <w:rsid w:val="7F675268"/>
    <w:rsid w:val="7F7C78EE"/>
    <w:rsid w:val="7F7F4797"/>
    <w:rsid w:val="7F7FF3DC"/>
    <w:rsid w:val="7F961D37"/>
    <w:rsid w:val="7F996E1B"/>
    <w:rsid w:val="7F9FDE49"/>
    <w:rsid w:val="7FAD8AEE"/>
    <w:rsid w:val="7FAF26D2"/>
    <w:rsid w:val="7FB598D4"/>
    <w:rsid w:val="7FB9916B"/>
    <w:rsid w:val="7FBBAB77"/>
    <w:rsid w:val="7FBDEFD5"/>
    <w:rsid w:val="7FBE4EC4"/>
    <w:rsid w:val="7FBEA508"/>
    <w:rsid w:val="7FBF071B"/>
    <w:rsid w:val="7FBF45C8"/>
    <w:rsid w:val="7FBF59E3"/>
    <w:rsid w:val="7FCDB458"/>
    <w:rsid w:val="7FCDD22E"/>
    <w:rsid w:val="7FCFAD3E"/>
    <w:rsid w:val="7FD7F8C6"/>
    <w:rsid w:val="7FD7FF3E"/>
    <w:rsid w:val="7FDD6752"/>
    <w:rsid w:val="7FDF3389"/>
    <w:rsid w:val="7FDF422E"/>
    <w:rsid w:val="7FDF8AD1"/>
    <w:rsid w:val="7FE593E5"/>
    <w:rsid w:val="7FE668C3"/>
    <w:rsid w:val="7FEB66E6"/>
    <w:rsid w:val="7FEBF71F"/>
    <w:rsid w:val="7FECB88D"/>
    <w:rsid w:val="7FEEEDD6"/>
    <w:rsid w:val="7FEF1351"/>
    <w:rsid w:val="7FEF7AF3"/>
    <w:rsid w:val="7FEF94C0"/>
    <w:rsid w:val="7FEFA3D2"/>
    <w:rsid w:val="7FEFCD9A"/>
    <w:rsid w:val="7FF7641E"/>
    <w:rsid w:val="7FFA313E"/>
    <w:rsid w:val="7FFACA5B"/>
    <w:rsid w:val="7FFB5B76"/>
    <w:rsid w:val="7FFB7E99"/>
    <w:rsid w:val="7FFCFF2E"/>
    <w:rsid w:val="7FFE13B1"/>
    <w:rsid w:val="7FFE958E"/>
    <w:rsid w:val="7FFE96E8"/>
    <w:rsid w:val="7FFE9E30"/>
    <w:rsid w:val="7FFEAE60"/>
    <w:rsid w:val="7FFF0810"/>
    <w:rsid w:val="7FFF72FD"/>
    <w:rsid w:val="7FFF8D70"/>
    <w:rsid w:val="7FFF9900"/>
    <w:rsid w:val="7FFFC6A3"/>
    <w:rsid w:val="7FFFF4DB"/>
    <w:rsid w:val="87BB3965"/>
    <w:rsid w:val="8A23F42C"/>
    <w:rsid w:val="8FCFD882"/>
    <w:rsid w:val="8FDF3DA5"/>
    <w:rsid w:val="8FDF8B6F"/>
    <w:rsid w:val="8FEB7012"/>
    <w:rsid w:val="93671831"/>
    <w:rsid w:val="953FC0BE"/>
    <w:rsid w:val="97FF1566"/>
    <w:rsid w:val="986E8FA7"/>
    <w:rsid w:val="997E3410"/>
    <w:rsid w:val="9AE3A442"/>
    <w:rsid w:val="9BF7BFFD"/>
    <w:rsid w:val="9C5F6753"/>
    <w:rsid w:val="9CF9A54E"/>
    <w:rsid w:val="9DFB6276"/>
    <w:rsid w:val="9DFF8B49"/>
    <w:rsid w:val="9E6E11F6"/>
    <w:rsid w:val="9ED20B8B"/>
    <w:rsid w:val="9F351271"/>
    <w:rsid w:val="9F377F06"/>
    <w:rsid w:val="9FB78A73"/>
    <w:rsid w:val="9FCED4AF"/>
    <w:rsid w:val="9FE78AC8"/>
    <w:rsid w:val="9FE875E2"/>
    <w:rsid w:val="9FF76CFC"/>
    <w:rsid w:val="9FFE6360"/>
    <w:rsid w:val="9FFFC17B"/>
    <w:rsid w:val="A2EF9966"/>
    <w:rsid w:val="A5CE973E"/>
    <w:rsid w:val="A7B92977"/>
    <w:rsid w:val="A7BC277A"/>
    <w:rsid w:val="A7D34C51"/>
    <w:rsid w:val="A7ED06E1"/>
    <w:rsid w:val="A7F57656"/>
    <w:rsid w:val="AA1E2FD8"/>
    <w:rsid w:val="AAE7D5BC"/>
    <w:rsid w:val="AAED424D"/>
    <w:rsid w:val="ABEF17CE"/>
    <w:rsid w:val="ABF1B9DA"/>
    <w:rsid w:val="ABFF0CF0"/>
    <w:rsid w:val="AD3F49CA"/>
    <w:rsid w:val="AD5FFBA2"/>
    <w:rsid w:val="ADB7BA61"/>
    <w:rsid w:val="ADC1B929"/>
    <w:rsid w:val="ADEF4A64"/>
    <w:rsid w:val="ADEFF4E0"/>
    <w:rsid w:val="AEDF3B1C"/>
    <w:rsid w:val="AF5102A0"/>
    <w:rsid w:val="AFDDED98"/>
    <w:rsid w:val="AFEF3F38"/>
    <w:rsid w:val="AFF9CBED"/>
    <w:rsid w:val="AFFDFE55"/>
    <w:rsid w:val="B17F6492"/>
    <w:rsid w:val="B17F72B5"/>
    <w:rsid w:val="B1EBAF76"/>
    <w:rsid w:val="B3FA0F9E"/>
    <w:rsid w:val="B4B5766A"/>
    <w:rsid w:val="B4E243F1"/>
    <w:rsid w:val="B4F63BB0"/>
    <w:rsid w:val="B5FF9617"/>
    <w:rsid w:val="B6139A15"/>
    <w:rsid w:val="B67B67D8"/>
    <w:rsid w:val="B6EF8803"/>
    <w:rsid w:val="B6FFD279"/>
    <w:rsid w:val="B73F3A0A"/>
    <w:rsid w:val="B7E5C101"/>
    <w:rsid w:val="B7F54896"/>
    <w:rsid w:val="B7FB2883"/>
    <w:rsid w:val="B7FB4A09"/>
    <w:rsid w:val="B872BF3F"/>
    <w:rsid w:val="B8FF8FAE"/>
    <w:rsid w:val="B978A080"/>
    <w:rsid w:val="B9EFB6FB"/>
    <w:rsid w:val="B9F2B6E4"/>
    <w:rsid w:val="B9FF5E15"/>
    <w:rsid w:val="BAEF19DF"/>
    <w:rsid w:val="BAFB504B"/>
    <w:rsid w:val="BB1F5D43"/>
    <w:rsid w:val="BB661598"/>
    <w:rsid w:val="BBBB3854"/>
    <w:rsid w:val="BBCF4DE8"/>
    <w:rsid w:val="BBDE35E3"/>
    <w:rsid w:val="BBFE913B"/>
    <w:rsid w:val="BBFF7D7A"/>
    <w:rsid w:val="BCBD5B52"/>
    <w:rsid w:val="BD7B6722"/>
    <w:rsid w:val="BDDFF475"/>
    <w:rsid w:val="BDFA8FF0"/>
    <w:rsid w:val="BDFB48E9"/>
    <w:rsid w:val="BDFF13F8"/>
    <w:rsid w:val="BDFF9723"/>
    <w:rsid w:val="BEF7088F"/>
    <w:rsid w:val="BEFF4F54"/>
    <w:rsid w:val="BF2E8CFB"/>
    <w:rsid w:val="BF3B96BB"/>
    <w:rsid w:val="BF4FD8B9"/>
    <w:rsid w:val="BF5B4258"/>
    <w:rsid w:val="BF6D47A1"/>
    <w:rsid w:val="BF6F86EF"/>
    <w:rsid w:val="BF73593E"/>
    <w:rsid w:val="BF7C9559"/>
    <w:rsid w:val="BF7E12DE"/>
    <w:rsid w:val="BF7F1044"/>
    <w:rsid w:val="BF8BA2C2"/>
    <w:rsid w:val="BF9F6CDC"/>
    <w:rsid w:val="BFBB962E"/>
    <w:rsid w:val="BFBD258B"/>
    <w:rsid w:val="BFBF55D3"/>
    <w:rsid w:val="BFD53F32"/>
    <w:rsid w:val="BFED2A5C"/>
    <w:rsid w:val="BFF418A4"/>
    <w:rsid w:val="BFF6A48E"/>
    <w:rsid w:val="BFF743A5"/>
    <w:rsid w:val="BFFCD20E"/>
    <w:rsid w:val="BFFD5D53"/>
    <w:rsid w:val="BFFF7FEC"/>
    <w:rsid w:val="C1FED006"/>
    <w:rsid w:val="C399BF2F"/>
    <w:rsid w:val="C3FD91B3"/>
    <w:rsid w:val="C53FD8E7"/>
    <w:rsid w:val="C6F3631C"/>
    <w:rsid w:val="C7BCC614"/>
    <w:rsid w:val="C87A06DB"/>
    <w:rsid w:val="C895AC5C"/>
    <w:rsid w:val="C9A7493D"/>
    <w:rsid w:val="C9FB471B"/>
    <w:rsid w:val="CAE6B66B"/>
    <w:rsid w:val="CAFF00CA"/>
    <w:rsid w:val="CBFBBCDE"/>
    <w:rsid w:val="CDDF9DCF"/>
    <w:rsid w:val="CDEE1867"/>
    <w:rsid w:val="CDFEC787"/>
    <w:rsid w:val="CDFF2244"/>
    <w:rsid w:val="CF9D9711"/>
    <w:rsid w:val="CFD7AE3F"/>
    <w:rsid w:val="CFDF6F9E"/>
    <w:rsid w:val="CFFDF448"/>
    <w:rsid w:val="CFFF5D41"/>
    <w:rsid w:val="D1F7004E"/>
    <w:rsid w:val="D2F74B74"/>
    <w:rsid w:val="D37F2C23"/>
    <w:rsid w:val="D39FFBD6"/>
    <w:rsid w:val="D3EFD93C"/>
    <w:rsid w:val="D3EFF9D9"/>
    <w:rsid w:val="D5FDB6E7"/>
    <w:rsid w:val="D5FF2A71"/>
    <w:rsid w:val="D5FF3C82"/>
    <w:rsid w:val="D67F9F0E"/>
    <w:rsid w:val="D6F72AF9"/>
    <w:rsid w:val="D6F77F4D"/>
    <w:rsid w:val="D6FF6E91"/>
    <w:rsid w:val="D77D3CDB"/>
    <w:rsid w:val="D7DD387B"/>
    <w:rsid w:val="D7FEC36C"/>
    <w:rsid w:val="D937DFBE"/>
    <w:rsid w:val="D93A3324"/>
    <w:rsid w:val="D9F32166"/>
    <w:rsid w:val="D9FC03C6"/>
    <w:rsid w:val="DAFFB4C4"/>
    <w:rsid w:val="DB3A3926"/>
    <w:rsid w:val="DB9615E6"/>
    <w:rsid w:val="DB9F5523"/>
    <w:rsid w:val="DBBECB9C"/>
    <w:rsid w:val="DBDD04BF"/>
    <w:rsid w:val="DBEE8F46"/>
    <w:rsid w:val="DCAD3743"/>
    <w:rsid w:val="DCFF7CA4"/>
    <w:rsid w:val="DCFFB6AB"/>
    <w:rsid w:val="DD3B4D87"/>
    <w:rsid w:val="DD8734D4"/>
    <w:rsid w:val="DDC72ACC"/>
    <w:rsid w:val="DDCD02D0"/>
    <w:rsid w:val="DDEA559E"/>
    <w:rsid w:val="DDFC5094"/>
    <w:rsid w:val="DDFDD5F9"/>
    <w:rsid w:val="DDFFD0DF"/>
    <w:rsid w:val="DE3B002B"/>
    <w:rsid w:val="DE771586"/>
    <w:rsid w:val="DE774D16"/>
    <w:rsid w:val="DEAF430B"/>
    <w:rsid w:val="DEE79FDC"/>
    <w:rsid w:val="DEFFB4A0"/>
    <w:rsid w:val="DF5ED8E5"/>
    <w:rsid w:val="DF756323"/>
    <w:rsid w:val="DF77193B"/>
    <w:rsid w:val="DF7A97DB"/>
    <w:rsid w:val="DF7F10E8"/>
    <w:rsid w:val="DF7F57C3"/>
    <w:rsid w:val="DFAF4247"/>
    <w:rsid w:val="DFBE2E49"/>
    <w:rsid w:val="DFBF5D46"/>
    <w:rsid w:val="DFBFAFD6"/>
    <w:rsid w:val="DFCEDFC9"/>
    <w:rsid w:val="DFD42ACE"/>
    <w:rsid w:val="DFDD5862"/>
    <w:rsid w:val="DFDD722D"/>
    <w:rsid w:val="DFEB57E9"/>
    <w:rsid w:val="DFEBCD2E"/>
    <w:rsid w:val="DFEECCC4"/>
    <w:rsid w:val="DFFDD762"/>
    <w:rsid w:val="DFFDDEE2"/>
    <w:rsid w:val="DFFEAEDC"/>
    <w:rsid w:val="DFFEC6C4"/>
    <w:rsid w:val="DFFF39DF"/>
    <w:rsid w:val="DFFF8561"/>
    <w:rsid w:val="E197DDCA"/>
    <w:rsid w:val="E1A70E26"/>
    <w:rsid w:val="E1AE80B8"/>
    <w:rsid w:val="E1F75DB8"/>
    <w:rsid w:val="E3DF8343"/>
    <w:rsid w:val="E3FD684B"/>
    <w:rsid w:val="E4F8A5C5"/>
    <w:rsid w:val="E5764D34"/>
    <w:rsid w:val="E5DF51EB"/>
    <w:rsid w:val="E65D5909"/>
    <w:rsid w:val="E6CE5668"/>
    <w:rsid w:val="E6D8CC49"/>
    <w:rsid w:val="E6EFE943"/>
    <w:rsid w:val="E6FF6505"/>
    <w:rsid w:val="E7BDFE74"/>
    <w:rsid w:val="E7BFA57C"/>
    <w:rsid w:val="E7DE41FB"/>
    <w:rsid w:val="E7DEA5E1"/>
    <w:rsid w:val="E7FA05A0"/>
    <w:rsid w:val="E7FFBD7B"/>
    <w:rsid w:val="E97FC569"/>
    <w:rsid w:val="E9FC653A"/>
    <w:rsid w:val="EAFFC1CA"/>
    <w:rsid w:val="EB7E3B54"/>
    <w:rsid w:val="EBAA117B"/>
    <w:rsid w:val="EBDBDAC0"/>
    <w:rsid w:val="EBEFE905"/>
    <w:rsid w:val="EC63AE58"/>
    <w:rsid w:val="ECFFBFFB"/>
    <w:rsid w:val="ED3D8EC8"/>
    <w:rsid w:val="ED7CC474"/>
    <w:rsid w:val="EDA31463"/>
    <w:rsid w:val="EDB70AC3"/>
    <w:rsid w:val="EDFB995A"/>
    <w:rsid w:val="EDFD2497"/>
    <w:rsid w:val="EDFEA0B1"/>
    <w:rsid w:val="EDFFB444"/>
    <w:rsid w:val="EE5EE88B"/>
    <w:rsid w:val="EEAF9E93"/>
    <w:rsid w:val="EEBF9A4F"/>
    <w:rsid w:val="EEF3C33B"/>
    <w:rsid w:val="EEFADB78"/>
    <w:rsid w:val="EEFD3DB9"/>
    <w:rsid w:val="EF4919AF"/>
    <w:rsid w:val="EF57455F"/>
    <w:rsid w:val="EF5BDB73"/>
    <w:rsid w:val="EF7F53CD"/>
    <w:rsid w:val="EF975069"/>
    <w:rsid w:val="EFBFA565"/>
    <w:rsid w:val="EFDABD31"/>
    <w:rsid w:val="EFDB0189"/>
    <w:rsid w:val="EFDC1023"/>
    <w:rsid w:val="EFFEB2B7"/>
    <w:rsid w:val="EFFF3882"/>
    <w:rsid w:val="EFFF47A5"/>
    <w:rsid w:val="F0472F9F"/>
    <w:rsid w:val="F0E3CE78"/>
    <w:rsid w:val="F1476657"/>
    <w:rsid w:val="F17BE97C"/>
    <w:rsid w:val="F17FED2C"/>
    <w:rsid w:val="F1D765A7"/>
    <w:rsid w:val="F1DFA939"/>
    <w:rsid w:val="F2F1F1A8"/>
    <w:rsid w:val="F31F3D49"/>
    <w:rsid w:val="F33B8CB0"/>
    <w:rsid w:val="F33EC39F"/>
    <w:rsid w:val="F37F144F"/>
    <w:rsid w:val="F37F2FDB"/>
    <w:rsid w:val="F3BB4147"/>
    <w:rsid w:val="F3DF27D3"/>
    <w:rsid w:val="F3ED73C8"/>
    <w:rsid w:val="F3EF26B5"/>
    <w:rsid w:val="F3EF3C9B"/>
    <w:rsid w:val="F3FFBC19"/>
    <w:rsid w:val="F4FE516C"/>
    <w:rsid w:val="F53F67DE"/>
    <w:rsid w:val="F56AAFDE"/>
    <w:rsid w:val="F57EB4AB"/>
    <w:rsid w:val="F57EC146"/>
    <w:rsid w:val="F57F46B8"/>
    <w:rsid w:val="F5BF2216"/>
    <w:rsid w:val="F5CE8EAB"/>
    <w:rsid w:val="F5D2C5F8"/>
    <w:rsid w:val="F5D30302"/>
    <w:rsid w:val="F5DF49E4"/>
    <w:rsid w:val="F5EF0576"/>
    <w:rsid w:val="F5F6C6B3"/>
    <w:rsid w:val="F73FF84C"/>
    <w:rsid w:val="F75330A4"/>
    <w:rsid w:val="F75B7E35"/>
    <w:rsid w:val="F75B88C6"/>
    <w:rsid w:val="F75D1E66"/>
    <w:rsid w:val="F7685733"/>
    <w:rsid w:val="F77D24F2"/>
    <w:rsid w:val="F77D4FB7"/>
    <w:rsid w:val="F77E2A42"/>
    <w:rsid w:val="F77EBC1F"/>
    <w:rsid w:val="F7A5E3DE"/>
    <w:rsid w:val="F7BDFB6D"/>
    <w:rsid w:val="F7C8691E"/>
    <w:rsid w:val="F7D22E06"/>
    <w:rsid w:val="F7D5358A"/>
    <w:rsid w:val="F7DFEA75"/>
    <w:rsid w:val="F7FCACB4"/>
    <w:rsid w:val="F7FF07E9"/>
    <w:rsid w:val="F7FF0D01"/>
    <w:rsid w:val="F7FF0E42"/>
    <w:rsid w:val="F7FFCFD8"/>
    <w:rsid w:val="F7FFD9F4"/>
    <w:rsid w:val="F7FFDEAC"/>
    <w:rsid w:val="F81D66BA"/>
    <w:rsid w:val="F974392C"/>
    <w:rsid w:val="F9AB6BDF"/>
    <w:rsid w:val="F9AB6C91"/>
    <w:rsid w:val="F9BB8DBC"/>
    <w:rsid w:val="F9FF7D3B"/>
    <w:rsid w:val="F9FFD0DE"/>
    <w:rsid w:val="FABF488E"/>
    <w:rsid w:val="FAEBD204"/>
    <w:rsid w:val="FAEF3135"/>
    <w:rsid w:val="FAEF5F27"/>
    <w:rsid w:val="FAF371FB"/>
    <w:rsid w:val="FAF549D6"/>
    <w:rsid w:val="FAF73CD5"/>
    <w:rsid w:val="FAFF195D"/>
    <w:rsid w:val="FB3BC5B5"/>
    <w:rsid w:val="FB3DBA9C"/>
    <w:rsid w:val="FB3E340F"/>
    <w:rsid w:val="FB5AA10A"/>
    <w:rsid w:val="FB698067"/>
    <w:rsid w:val="FB7EC229"/>
    <w:rsid w:val="FB9AFCEC"/>
    <w:rsid w:val="FBA7C6F2"/>
    <w:rsid w:val="FBB4D12A"/>
    <w:rsid w:val="FBB75260"/>
    <w:rsid w:val="FBBF6C73"/>
    <w:rsid w:val="FBC1DA8E"/>
    <w:rsid w:val="FBCF6F31"/>
    <w:rsid w:val="FBD5802C"/>
    <w:rsid w:val="FBDAE597"/>
    <w:rsid w:val="FBEB6C47"/>
    <w:rsid w:val="FBEF8C71"/>
    <w:rsid w:val="FBEFE12C"/>
    <w:rsid w:val="FBF35EBF"/>
    <w:rsid w:val="FBFAB030"/>
    <w:rsid w:val="FBFAEF75"/>
    <w:rsid w:val="FBFB257F"/>
    <w:rsid w:val="FBFB27DC"/>
    <w:rsid w:val="FBFB4EC0"/>
    <w:rsid w:val="FBFDCA97"/>
    <w:rsid w:val="FBFE9543"/>
    <w:rsid w:val="FBFF57DF"/>
    <w:rsid w:val="FBFF5918"/>
    <w:rsid w:val="FC376322"/>
    <w:rsid w:val="FC6A56F4"/>
    <w:rsid w:val="FCBE45A2"/>
    <w:rsid w:val="FCDF8976"/>
    <w:rsid w:val="FCED0604"/>
    <w:rsid w:val="FCFF4A9E"/>
    <w:rsid w:val="FD57CFD4"/>
    <w:rsid w:val="FD8EC434"/>
    <w:rsid w:val="FDA7702D"/>
    <w:rsid w:val="FDAD4628"/>
    <w:rsid w:val="FDAFCB73"/>
    <w:rsid w:val="FDB956BC"/>
    <w:rsid w:val="FDBD2B25"/>
    <w:rsid w:val="FDBF8D81"/>
    <w:rsid w:val="FDCD30E7"/>
    <w:rsid w:val="FDD7D48B"/>
    <w:rsid w:val="FDDBA215"/>
    <w:rsid w:val="FDDDADEE"/>
    <w:rsid w:val="FDDEDD1C"/>
    <w:rsid w:val="FDDFC573"/>
    <w:rsid w:val="FDEFA78D"/>
    <w:rsid w:val="FDF3B7BF"/>
    <w:rsid w:val="FDF771CD"/>
    <w:rsid w:val="FDFE699F"/>
    <w:rsid w:val="FDFFE678"/>
    <w:rsid w:val="FE70D83B"/>
    <w:rsid w:val="FE7F3047"/>
    <w:rsid w:val="FEA3F75C"/>
    <w:rsid w:val="FEAF968B"/>
    <w:rsid w:val="FEB1AF1F"/>
    <w:rsid w:val="FEB76ED8"/>
    <w:rsid w:val="FEBA315E"/>
    <w:rsid w:val="FEBE6558"/>
    <w:rsid w:val="FEBF8379"/>
    <w:rsid w:val="FECE56CB"/>
    <w:rsid w:val="FECE6ADD"/>
    <w:rsid w:val="FED74850"/>
    <w:rsid w:val="FED9EC79"/>
    <w:rsid w:val="FEDEEAC5"/>
    <w:rsid w:val="FEED907D"/>
    <w:rsid w:val="FEF16210"/>
    <w:rsid w:val="FEFB846A"/>
    <w:rsid w:val="FEFDEE4B"/>
    <w:rsid w:val="FEFE9B79"/>
    <w:rsid w:val="FF377ECB"/>
    <w:rsid w:val="FF3B0FA9"/>
    <w:rsid w:val="FF3F42CC"/>
    <w:rsid w:val="FF456AD2"/>
    <w:rsid w:val="FF5A48A5"/>
    <w:rsid w:val="FF5D733D"/>
    <w:rsid w:val="FF5FF2F6"/>
    <w:rsid w:val="FF618E33"/>
    <w:rsid w:val="FF6DD0B5"/>
    <w:rsid w:val="FF6F7B37"/>
    <w:rsid w:val="FF7DF255"/>
    <w:rsid w:val="FF7E68CC"/>
    <w:rsid w:val="FF7F560C"/>
    <w:rsid w:val="FF7F5F40"/>
    <w:rsid w:val="FF8B1949"/>
    <w:rsid w:val="FF8F409D"/>
    <w:rsid w:val="FF9F08AD"/>
    <w:rsid w:val="FF9F2D3B"/>
    <w:rsid w:val="FFA6AA56"/>
    <w:rsid w:val="FFAB2776"/>
    <w:rsid w:val="FFAFA5D0"/>
    <w:rsid w:val="FFB19ABB"/>
    <w:rsid w:val="FFB78FFD"/>
    <w:rsid w:val="FFB9406C"/>
    <w:rsid w:val="FFBB0E2E"/>
    <w:rsid w:val="FFBF883C"/>
    <w:rsid w:val="FFBF8EA2"/>
    <w:rsid w:val="FFBFF3D3"/>
    <w:rsid w:val="FFD795A7"/>
    <w:rsid w:val="FFDAEF56"/>
    <w:rsid w:val="FFDB1B8E"/>
    <w:rsid w:val="FFDC14B2"/>
    <w:rsid w:val="FFDE98C5"/>
    <w:rsid w:val="FFDEA0B5"/>
    <w:rsid w:val="FFDF24C5"/>
    <w:rsid w:val="FFDF31EC"/>
    <w:rsid w:val="FFDF5F2F"/>
    <w:rsid w:val="FFDF8B12"/>
    <w:rsid w:val="FFDF9470"/>
    <w:rsid w:val="FFEB4C3F"/>
    <w:rsid w:val="FFECCFCE"/>
    <w:rsid w:val="FFEDEB45"/>
    <w:rsid w:val="FFEE4E32"/>
    <w:rsid w:val="FFEEA5A7"/>
    <w:rsid w:val="FFEF2C08"/>
    <w:rsid w:val="FFEF33B2"/>
    <w:rsid w:val="FFEF8948"/>
    <w:rsid w:val="FFEFCF1C"/>
    <w:rsid w:val="FFF143F5"/>
    <w:rsid w:val="FFF1A889"/>
    <w:rsid w:val="FFF2214F"/>
    <w:rsid w:val="FFF3CC81"/>
    <w:rsid w:val="FFF3D321"/>
    <w:rsid w:val="FFF56761"/>
    <w:rsid w:val="FFF73A16"/>
    <w:rsid w:val="FFF93395"/>
    <w:rsid w:val="FFF97D02"/>
    <w:rsid w:val="FFFA92B4"/>
    <w:rsid w:val="FFFA9942"/>
    <w:rsid w:val="FFFA9ED8"/>
    <w:rsid w:val="FFFB28C9"/>
    <w:rsid w:val="FFFBD3AE"/>
    <w:rsid w:val="FFFBED2A"/>
    <w:rsid w:val="FFFD0B8B"/>
    <w:rsid w:val="FFFDC5C8"/>
    <w:rsid w:val="FFFDFC56"/>
    <w:rsid w:val="FFFE36B5"/>
    <w:rsid w:val="FFFF2218"/>
    <w:rsid w:val="FFFF2283"/>
    <w:rsid w:val="FFFF236F"/>
    <w:rsid w:val="FFFF88A0"/>
    <w:rsid w:val="FFFFA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color w:val="000000"/>
      <w:kern w:val="0"/>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1"/>
    <w:qFormat/>
    <w:uiPriority w:val="0"/>
    <w:pPr>
      <w:jc w:val="left"/>
    </w:pPr>
  </w:style>
  <w:style w:type="paragraph" w:styleId="7">
    <w:name w:val="Balloon Text"/>
    <w:basedOn w:val="1"/>
    <w:link w:val="23"/>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Normal (Web)"/>
    <w:basedOn w:val="1"/>
    <w:qFormat/>
    <w:uiPriority w:val="0"/>
    <w:rPr>
      <w:sz w:val="24"/>
    </w:rPr>
  </w:style>
  <w:style w:type="paragraph" w:styleId="11">
    <w:name w:val="Title"/>
    <w:basedOn w:val="1"/>
    <w:next w:val="1"/>
    <w:qFormat/>
    <w:uiPriority w:val="10"/>
    <w:pPr>
      <w:adjustRightInd w:val="0"/>
      <w:snapToGrid w:val="0"/>
      <w:spacing w:line="580" w:lineRule="exact"/>
      <w:jc w:val="center"/>
      <w:outlineLvl w:val="0"/>
    </w:pPr>
    <w:rPr>
      <w:rFonts w:ascii="小标宋" w:hAnsi="小标宋" w:eastAsia="小标宋" w:cs="小标宋"/>
      <w:bCs/>
      <w:sz w:val="44"/>
      <w:szCs w:val="44"/>
    </w:rPr>
  </w:style>
  <w:style w:type="paragraph" w:styleId="12">
    <w:name w:val="annotation subject"/>
    <w:basedOn w:val="6"/>
    <w:next w:val="6"/>
    <w:link w:val="22"/>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qFormat/>
    <w:uiPriority w:val="0"/>
    <w:rPr>
      <w:color w:val="0026E5" w:themeColor="hyperlink"/>
      <w:u w:val="single"/>
      <w14:textFill>
        <w14:solidFill>
          <w14:schemeClr w14:val="hlink"/>
        </w14:solidFill>
      </w14:textFill>
    </w:rPr>
  </w:style>
  <w:style w:type="character" w:styleId="19">
    <w:name w:val="annotation reference"/>
    <w:basedOn w:val="15"/>
    <w:qFormat/>
    <w:uiPriority w:val="0"/>
    <w:rPr>
      <w:sz w:val="21"/>
      <w:szCs w:val="21"/>
    </w:rPr>
  </w:style>
  <w:style w:type="paragraph" w:styleId="20">
    <w:name w:val="List Paragraph"/>
    <w:basedOn w:val="1"/>
    <w:unhideWhenUsed/>
    <w:qFormat/>
    <w:uiPriority w:val="99"/>
    <w:pPr>
      <w:ind w:firstLine="420" w:firstLineChars="200"/>
    </w:pPr>
  </w:style>
  <w:style w:type="character" w:customStyle="1" w:styleId="21">
    <w:name w:val="批注文字 Char"/>
    <w:basedOn w:val="15"/>
    <w:link w:val="6"/>
    <w:qFormat/>
    <w:uiPriority w:val="0"/>
    <w:rPr>
      <w:kern w:val="2"/>
      <w:sz w:val="21"/>
      <w:szCs w:val="22"/>
    </w:rPr>
  </w:style>
  <w:style w:type="character" w:customStyle="1" w:styleId="22">
    <w:name w:val="批注主题 Char"/>
    <w:basedOn w:val="21"/>
    <w:link w:val="12"/>
    <w:qFormat/>
    <w:uiPriority w:val="0"/>
    <w:rPr>
      <w:b/>
      <w:bCs/>
      <w:kern w:val="2"/>
      <w:sz w:val="21"/>
      <w:szCs w:val="22"/>
    </w:rPr>
  </w:style>
  <w:style w:type="character" w:customStyle="1" w:styleId="23">
    <w:name w:val="批注框文本 Char"/>
    <w:basedOn w:val="15"/>
    <w:link w:val="7"/>
    <w:qFormat/>
    <w:uiPriority w:val="0"/>
    <w:rPr>
      <w:kern w:val="2"/>
      <w:sz w:val="18"/>
      <w:szCs w:val="18"/>
    </w:rPr>
  </w:style>
  <w:style w:type="character" w:customStyle="1" w:styleId="24">
    <w:name w:val="标题 2 Char"/>
    <w:basedOn w:val="15"/>
    <w:link w:val="3"/>
    <w:semiHidden/>
    <w:qFormat/>
    <w:uiPriority w:val="0"/>
    <w:rPr>
      <w:rFonts w:asciiTheme="majorHAnsi" w:hAnsiTheme="majorHAnsi" w:eastAsiaTheme="majorEastAsia" w:cstheme="majorBidi"/>
      <w:b/>
      <w:bCs/>
      <w:kern w:val="2"/>
      <w:sz w:val="32"/>
      <w:szCs w:val="32"/>
    </w:rPr>
  </w:style>
  <w:style w:type="character" w:customStyle="1" w:styleId="25">
    <w:name w:val="标题 1 Char"/>
    <w:basedOn w:val="15"/>
    <w:link w:val="2"/>
    <w:qFormat/>
    <w:uiPriority w:val="0"/>
    <w:rPr>
      <w:b/>
      <w:bCs/>
      <w:kern w:val="44"/>
      <w:sz w:val="44"/>
      <w:szCs w:val="44"/>
    </w:rPr>
  </w:style>
  <w:style w:type="character" w:customStyle="1" w:styleId="26">
    <w:name w:val="未处理的提及1"/>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神州网信技术有限公司</Company>
  <Pages>16</Pages>
  <Words>6781</Words>
  <Characters>6867</Characters>
  <Lines>43</Lines>
  <Paragraphs>12</Paragraphs>
  <TotalTime>2</TotalTime>
  <ScaleCrop>false</ScaleCrop>
  <LinksUpToDate>false</LinksUpToDate>
  <CharactersWithSpaces>6867</CharactersWithSpaces>
  <Application>WPS Office_12.8.2.21185_F1E327BC-269C-435d-A152-05C5408002CA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2025-09-01T09:00:00Z</dcterms:created>
  <dc:creator>HP</dc:creator>
  <cp:lastModifiedBy>kxuser</cp:lastModifiedBy>
  <cp:lastPrinted>2026-03-13T02:58:00Z</cp:lastPrinted>
  <dcterms:modified xsi:type="dcterms:W3CDTF">2026-03-28T12:49:57Z</dcterms:modified>
  <cp:revision>413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2052-12.8.2.21185</vt:lpwstr>
  </property>
  <property fmtid="{D5CDD505-2E9C-101B-9397-08002B2CF9AE}" pid="3" name="ICV">
    <vt:lpwstr>004C904C217862F7135FB2699E944759_43</vt:lpwstr>
  </property>
  <property fmtid="{D5CDD505-2E9C-101B-9397-08002B2CF9AE}" pid="4" name="KSOTemplateDocerSaveRecord">
    <vt:lpwstr>eyJoZGlkIjoiN2M3NTg4ZjgyNjY3ZmM0YTJlNjJlOWRjOWUwZWIxNTQiLCJ1c2VySWQiOiIyNTQ5NDE2MzUifQ==</vt:lpwstr>
  </property>
</Properties>
</file>